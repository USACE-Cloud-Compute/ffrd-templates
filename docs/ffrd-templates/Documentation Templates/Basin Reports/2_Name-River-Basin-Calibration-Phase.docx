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28BF" w14:textId="55BA4FA3" w:rsidR="00C64850" w:rsidRDefault="00C64850" w:rsidP="00C6485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38250C" wp14:editId="415AB5F6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8CE31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1C98F52A" w14:textId="794B0FBC" w:rsidR="00C64850" w:rsidRPr="00991B87" w:rsidRDefault="00ED1DFC" w:rsidP="00C64850">
      <w:pPr>
        <w:pStyle w:val="MMCCoverDistrictName"/>
        <w:ind w:left="360"/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3BF560A1E1904AC7BCD29B7C160FD72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791CC4" w:rsidDel="00ED1DFC">
              <w:rPr>
                <w:color w:val="00B050"/>
              </w:rPr>
              <w:delText>NAME River Basin</w:delText>
            </w:r>
          </w:del>
        </w:sdtContent>
      </w:sdt>
    </w:p>
    <w:p w14:paraId="33021491" w14:textId="25701403" w:rsidR="00C64850" w:rsidRDefault="00ED1DFC" w:rsidP="00C64850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7EAC0A02A87D43039FCCB74948F6588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ED1DFC">
              <w:delText>Calibration Phase</w:delText>
            </w:r>
          </w:del>
        </w:sdtContent>
      </w:sdt>
    </w:p>
    <w:p w14:paraId="71DBBD03" w14:textId="133D6B9B" w:rsidR="00C64850" w:rsidRPr="00806AA0" w:rsidRDefault="00C64850" w:rsidP="00806AA0">
      <w:pPr>
        <w:pStyle w:val="MMCbodytext"/>
        <w:spacing w:before="9480"/>
        <w:ind w:left="405"/>
        <w:jc w:val="center"/>
        <w:rPr>
          <w:noProof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7F1FEB2" wp14:editId="500383AB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DC0F8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="00D05B36" w:rsidRPr="00806AA0">
        <w:rPr>
          <w:noProof/>
        </w:rPr>
        <w:drawing>
          <wp:inline distT="0" distB="0" distL="0" distR="0" wp14:anchorId="67109764" wp14:editId="57683A7E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06AA0">
        <w:rPr>
          <w:noProof/>
        </w:rPr>
        <w:br w:type="page"/>
      </w:r>
    </w:p>
    <w:p w14:paraId="15EF2117" w14:textId="77777777" w:rsidR="00C64850" w:rsidRDefault="00C64850" w:rsidP="00C64850"/>
    <w:p w14:paraId="11D532B8" w14:textId="77777777" w:rsidR="00C64850" w:rsidRDefault="00C64850" w:rsidP="00C64850">
      <w:pPr>
        <w:pStyle w:val="MMCIntentionallyBlank"/>
      </w:pPr>
      <w:r>
        <w:t>This page is intentionally blank.</w:t>
      </w:r>
    </w:p>
    <w:p w14:paraId="3B077BA2" w14:textId="77777777" w:rsidR="00C64850" w:rsidRDefault="00C64850" w:rsidP="00C64850"/>
    <w:p w14:paraId="291ED7EF" w14:textId="77777777" w:rsidR="00C64850" w:rsidRDefault="00C64850" w:rsidP="00C64850">
      <w:pPr>
        <w:sectPr w:rsidR="00C64850" w:rsidSect="004A7E4A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F4EBCC0" w14:textId="3AFD475E" w:rsidR="00C64850" w:rsidRDefault="00C64850" w:rsidP="00C64850">
      <w:pPr>
        <w:pStyle w:val="MMCTOCheaders"/>
      </w:pPr>
      <w:bookmarkStart w:id="6" w:name="_Toc193363662"/>
      <w:r>
        <w:lastRenderedPageBreak/>
        <w:t>Contents</w:t>
      </w:r>
      <w:bookmarkEnd w:id="6"/>
    </w:p>
    <w:p w14:paraId="2345B228" w14:textId="7F51D3CE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—Calibration Phase Overview</w:t>
      </w:r>
      <w:r>
        <w:tab/>
      </w:r>
      <w:r>
        <w:fldChar w:fldCharType="begin"/>
      </w:r>
      <w:r>
        <w:instrText xml:space="preserve"> PAGEREF _Toc216785409 \h </w:instrText>
      </w:r>
      <w:r>
        <w:fldChar w:fldCharType="separate"/>
      </w:r>
      <w:r>
        <w:t>1</w:t>
      </w:r>
      <w:r>
        <w:fldChar w:fldCharType="end"/>
      </w:r>
    </w:p>
    <w:p w14:paraId="43D05D22" w14:textId="7B5E81C3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—Meteorologic Data</w:t>
      </w:r>
      <w:r>
        <w:tab/>
      </w:r>
      <w:r>
        <w:fldChar w:fldCharType="begin"/>
      </w:r>
      <w:r>
        <w:instrText xml:space="preserve"> PAGEREF _Toc216785410 \h </w:instrText>
      </w:r>
      <w:r>
        <w:fldChar w:fldCharType="separate"/>
      </w:r>
      <w:r>
        <w:t>2</w:t>
      </w:r>
      <w:r>
        <w:fldChar w:fldCharType="end"/>
      </w:r>
    </w:p>
    <w:p w14:paraId="2B91A876" w14:textId="40943480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Meteorologic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F878CF" w14:textId="666495DA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—Hydrologic Modeling</w:t>
      </w:r>
      <w:r>
        <w:tab/>
      </w:r>
      <w:r>
        <w:fldChar w:fldCharType="begin"/>
      </w:r>
      <w:r>
        <w:instrText xml:space="preserve"> PAGEREF _Toc216785412 \h </w:instrText>
      </w:r>
      <w:r>
        <w:fldChar w:fldCharType="separate"/>
      </w:r>
      <w:r>
        <w:t>3</w:t>
      </w:r>
      <w:r>
        <w:fldChar w:fldCharType="end"/>
      </w:r>
    </w:p>
    <w:p w14:paraId="103F4AAF" w14:textId="58316E4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720D8DD" w14:textId="7FCC809B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Model—Historic Event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2C8673" w14:textId="0DF0C4D3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Model—Continuous Simulation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12EE6C2" w14:textId="28DD8692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Model—Period of Record Simulation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57796A" w14:textId="2D890746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D9C8A7" w14:textId="35F878D1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—Reservoir Operations Modeling</w:t>
      </w:r>
      <w:r>
        <w:tab/>
      </w:r>
      <w:r>
        <w:fldChar w:fldCharType="begin"/>
      </w:r>
      <w:r>
        <w:instrText xml:space="preserve"> PAGEREF _Toc216785418 \h </w:instrText>
      </w:r>
      <w:r>
        <w:fldChar w:fldCharType="separate"/>
      </w:r>
      <w:r>
        <w:t>5</w:t>
      </w:r>
      <w:r>
        <w:fldChar w:fldCharType="end"/>
      </w:r>
    </w:p>
    <w:p w14:paraId="02F36CF0" w14:textId="4AE2460F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A6E47D" w14:textId="06FCA46D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987D2F" w14:textId="46D768EF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074287" w14:textId="58187F04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—Hydraulic Modeling</w:t>
      </w:r>
      <w:r>
        <w:tab/>
      </w:r>
      <w:r>
        <w:fldChar w:fldCharType="begin"/>
      </w:r>
      <w:r>
        <w:instrText xml:space="preserve"> PAGEREF _Toc216785422 \h </w:instrText>
      </w:r>
      <w:r>
        <w:fldChar w:fldCharType="separate"/>
      </w:r>
      <w:r>
        <w:t>6</w:t>
      </w:r>
      <w:r>
        <w:fldChar w:fldCharType="end"/>
      </w:r>
    </w:p>
    <w:p w14:paraId="028FEF57" w14:textId="09F7B4E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Unit 1—Hydraulic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DD9C38" w14:textId="79126797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BEF25A" w14:textId="4A08BFB4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6447A7" w14:textId="63CF4C1B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1DAD28" w14:textId="3A543E98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Unit 2—Hydraulic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88A90E" w14:textId="50C1577A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CA498A" w14:textId="266C15F0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974099A" w14:textId="2D60A4B0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A123F2" w14:textId="5E683EB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Unit 3—Hydraulic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ECF44C" w14:textId="15937222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64EB57" w14:textId="1A4B09E3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2A53960" w14:textId="5B617BC3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79710BC" w14:textId="770072BA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6 —Consequences Modeling</w:t>
      </w:r>
      <w:r>
        <w:tab/>
      </w:r>
      <w:r>
        <w:fldChar w:fldCharType="begin"/>
      </w:r>
      <w:r>
        <w:instrText xml:space="preserve"> PAGEREF _Toc216785435 \h </w:instrText>
      </w:r>
      <w:r>
        <w:fldChar w:fldCharType="separate"/>
      </w:r>
      <w:r>
        <w:t>10</w:t>
      </w:r>
      <w:r>
        <w:fldChar w:fldCharType="end"/>
      </w:r>
    </w:p>
    <w:p w14:paraId="0969D5B1" w14:textId="651F7951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Source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378F2A" w14:textId="64C6F5DE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Adjustments to Structure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A7C0A03" w14:textId="2423D5F3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398E111" w14:textId="4F2F0CFC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7 —Breach Locations and System Response</w:t>
      </w:r>
      <w:r>
        <w:tab/>
      </w:r>
      <w:r>
        <w:fldChar w:fldCharType="begin"/>
      </w:r>
      <w:r>
        <w:instrText xml:space="preserve"> PAGEREF _Toc216785439 \h </w:instrText>
      </w:r>
      <w:r>
        <w:fldChar w:fldCharType="separate"/>
      </w:r>
      <w:r>
        <w:t>11</w:t>
      </w:r>
      <w:r>
        <w:fldChar w:fldCharType="end"/>
      </w:r>
    </w:p>
    <w:p w14:paraId="5AFF2A0F" w14:textId="5E697161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FD55F9" w14:textId="6FE59D5C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to Breach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6D7E0BC" w14:textId="41906716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7.1.2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SRP Curves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2D57DBD" w14:textId="7526E22D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Breach Sampling Scheme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34595A6" w14:textId="189998EB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F8AE0E9" w14:textId="7A6BA65D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Breach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E34227" w14:textId="06EBA4E4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System Response Probability Curves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6DC782" w14:textId="3BBB9E97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Breach Sampling Scheme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88B8B17" w14:textId="59012BEE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C63A20E" w14:textId="272AEEC6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8 —Summarized Calibration Results</w:t>
      </w:r>
      <w:r>
        <w:tab/>
      </w:r>
      <w:r>
        <w:fldChar w:fldCharType="begin"/>
      </w:r>
      <w:r>
        <w:instrText xml:space="preserve"> PAGEREF _Toc216785449 \h </w:instrText>
      </w:r>
      <w:r>
        <w:fldChar w:fldCharType="separate"/>
      </w:r>
      <w:r>
        <w:t>12</w:t>
      </w:r>
      <w:r>
        <w:fldChar w:fldCharType="end"/>
      </w:r>
    </w:p>
    <w:p w14:paraId="454CF5D6" w14:textId="16C9DDAE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9 —Quality Control Reviews</w:t>
      </w:r>
      <w:r>
        <w:tab/>
      </w:r>
      <w:r>
        <w:fldChar w:fldCharType="begin"/>
      </w:r>
      <w:r>
        <w:instrText xml:space="preserve"> PAGEREF _Toc216785450 \h </w:instrText>
      </w:r>
      <w:r>
        <w:fldChar w:fldCharType="separate"/>
      </w:r>
      <w:r>
        <w:t>13</w:t>
      </w:r>
      <w:r>
        <w:fldChar w:fldCharType="end"/>
      </w:r>
    </w:p>
    <w:p w14:paraId="347FEB3C" w14:textId="3ED3CBB8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A702421" w14:textId="2B3CE38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26DCD5" w14:textId="5C173262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_Toc216785453 \h </w:instrText>
      </w:r>
      <w:r>
        <w:fldChar w:fldCharType="separate"/>
      </w:r>
      <w:r>
        <w:t>14</w:t>
      </w:r>
      <w:r>
        <w:fldChar w:fldCharType="end"/>
      </w:r>
    </w:p>
    <w:p w14:paraId="0CF29EDD" w14:textId="02FC7C29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A</w:t>
      </w:r>
      <w:r>
        <w:t xml:space="preserve"> Hydrologic Model Supporting Information</w:t>
      </w:r>
      <w:r>
        <w:tab/>
        <w:t>A-</w:t>
      </w:r>
      <w:r>
        <w:fldChar w:fldCharType="begin"/>
      </w:r>
      <w:r>
        <w:instrText xml:space="preserve"> PAGEREF _Toc216785454 \h </w:instrText>
      </w:r>
      <w:r>
        <w:fldChar w:fldCharType="separate"/>
      </w:r>
      <w:r>
        <w:t>1</w:t>
      </w:r>
      <w:r>
        <w:fldChar w:fldCharType="end"/>
      </w:r>
    </w:p>
    <w:p w14:paraId="52C542B3" w14:textId="1E5CBF19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B</w:t>
      </w:r>
      <w:r>
        <w:t xml:space="preserve"> Reservoir Operations Supporting Information</w:t>
      </w:r>
      <w:r>
        <w:tab/>
        <w:t>B-</w:t>
      </w:r>
      <w:r>
        <w:fldChar w:fldCharType="begin"/>
      </w:r>
      <w:r>
        <w:instrText xml:space="preserve"> PAGEREF _Toc216785455 \h </w:instrText>
      </w:r>
      <w:r>
        <w:fldChar w:fldCharType="separate"/>
      </w:r>
      <w:r>
        <w:t>1</w:t>
      </w:r>
      <w:r>
        <w:fldChar w:fldCharType="end"/>
      </w:r>
    </w:p>
    <w:p w14:paraId="749CB2A1" w14:textId="27B2B59C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C</w:t>
      </w:r>
      <w:r>
        <w:t xml:space="preserve"> Consequence Model Supporting Information</w:t>
      </w:r>
      <w:r>
        <w:tab/>
        <w:t>C-</w:t>
      </w:r>
      <w:r>
        <w:fldChar w:fldCharType="begin"/>
      </w:r>
      <w:r>
        <w:instrText xml:space="preserve"> PAGEREF _Toc216785456 \h </w:instrText>
      </w:r>
      <w:r>
        <w:fldChar w:fldCharType="separate"/>
      </w:r>
      <w:r>
        <w:t>1</w:t>
      </w:r>
      <w:r>
        <w:fldChar w:fldCharType="end"/>
      </w:r>
    </w:p>
    <w:p w14:paraId="3A7DB004" w14:textId="5422C000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D</w:t>
      </w:r>
      <w:r>
        <w:t xml:space="preserve"> Breach Supporting Information</w:t>
      </w:r>
      <w:r>
        <w:tab/>
        <w:t>D-</w:t>
      </w:r>
      <w:r>
        <w:fldChar w:fldCharType="begin"/>
      </w:r>
      <w:r>
        <w:instrText xml:space="preserve"> PAGEREF _Toc216785457 \h </w:instrText>
      </w:r>
      <w:r>
        <w:fldChar w:fldCharType="separate"/>
      </w:r>
      <w:r>
        <w:t>1</w:t>
      </w:r>
      <w:r>
        <w:fldChar w:fldCharType="end"/>
      </w:r>
    </w:p>
    <w:p w14:paraId="02D66817" w14:textId="08DE1BB0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E</w:t>
      </w:r>
      <w:r>
        <w:t xml:space="preserve"> Model Unit 1 Hydraulic Model Supporting Information</w:t>
      </w:r>
      <w:r>
        <w:tab/>
        <w:t>E-</w:t>
      </w:r>
      <w:r>
        <w:fldChar w:fldCharType="begin"/>
      </w:r>
      <w:r>
        <w:instrText xml:space="preserve"> PAGEREF _Toc216785458 \h </w:instrText>
      </w:r>
      <w:r>
        <w:fldChar w:fldCharType="separate"/>
      </w:r>
      <w:r>
        <w:t>1</w:t>
      </w:r>
      <w:r>
        <w:fldChar w:fldCharType="end"/>
      </w:r>
    </w:p>
    <w:p w14:paraId="7663FDA3" w14:textId="0409B645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F</w:t>
      </w:r>
      <w:r>
        <w:t xml:space="preserve"> Model Unit 2 Hydraulic Model Supporting Information</w:t>
      </w:r>
      <w:r>
        <w:tab/>
        <w:t>F-</w:t>
      </w:r>
      <w:r>
        <w:fldChar w:fldCharType="begin"/>
      </w:r>
      <w:r>
        <w:instrText xml:space="preserve"> PAGEREF _Toc216785459 \h </w:instrText>
      </w:r>
      <w:r>
        <w:fldChar w:fldCharType="separate"/>
      </w:r>
      <w:r>
        <w:t>1</w:t>
      </w:r>
      <w:r>
        <w:fldChar w:fldCharType="end"/>
      </w:r>
    </w:p>
    <w:p w14:paraId="2D50372E" w14:textId="152A0314" w:rsidR="000F1394" w:rsidRDefault="00CB342F" w:rsidP="00CB342F">
      <w:pPr>
        <w:pStyle w:val="TOC1"/>
      </w:pPr>
      <w:r>
        <w:rPr>
          <w:b w:val="0"/>
        </w:rPr>
        <w:fldChar w:fldCharType="end"/>
      </w:r>
    </w:p>
    <w:p w14:paraId="11E8ED93" w14:textId="77777777" w:rsidR="007C35DD" w:rsidRPr="007C35DD" w:rsidRDefault="007C35DD" w:rsidP="007C35DD">
      <w:pPr>
        <w:pStyle w:val="MMCbodytext"/>
        <w:rPr>
          <w:rFonts w:eastAsiaTheme="majorEastAsia"/>
        </w:rPr>
      </w:pPr>
      <w:r w:rsidRPr="007C35DD">
        <w:br w:type="page"/>
      </w:r>
    </w:p>
    <w:p w14:paraId="055F1E48" w14:textId="5FDBE4E4" w:rsidR="00C64850" w:rsidRDefault="00C64850" w:rsidP="00C64850">
      <w:pPr>
        <w:pStyle w:val="MMCTOCheaders"/>
      </w:pPr>
      <w:r>
        <w:lastRenderedPageBreak/>
        <w:t>List of Figures</w:t>
      </w:r>
    </w:p>
    <w:p w14:paraId="7D66605E" w14:textId="52BE2263" w:rsidR="008C252B" w:rsidRDefault="00EB027D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8C252B">
        <w:t>Figure A.1. Example Caption</w:t>
      </w:r>
      <w:r w:rsidR="008C252B">
        <w:tab/>
        <w:t>A-</w:t>
      </w:r>
      <w:r w:rsidR="008C252B">
        <w:fldChar w:fldCharType="begin"/>
      </w:r>
      <w:r w:rsidR="008C252B">
        <w:instrText xml:space="preserve"> PAGEREF _Toc216783333 \h </w:instrText>
      </w:r>
      <w:r w:rsidR="008C252B">
        <w:fldChar w:fldCharType="separate"/>
      </w:r>
      <w:r w:rsidR="008C252B">
        <w:t>1</w:t>
      </w:r>
      <w:r w:rsidR="008C252B">
        <w:fldChar w:fldCharType="end"/>
      </w:r>
    </w:p>
    <w:p w14:paraId="5B8BE75D" w14:textId="47E12F9D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A.2. Example Caption</w:t>
      </w:r>
      <w:r>
        <w:tab/>
        <w:t>A-</w:t>
      </w:r>
      <w:r>
        <w:fldChar w:fldCharType="begin"/>
      </w:r>
      <w:r>
        <w:instrText xml:space="preserve"> PAGEREF _Toc216783334 \h </w:instrText>
      </w:r>
      <w:r>
        <w:fldChar w:fldCharType="separate"/>
      </w:r>
      <w:r>
        <w:t>2</w:t>
      </w:r>
      <w:r>
        <w:fldChar w:fldCharType="end"/>
      </w:r>
    </w:p>
    <w:p w14:paraId="2137C64F" w14:textId="211A2809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B.1. Example Caption</w:t>
      </w:r>
      <w:r>
        <w:tab/>
        <w:t>B-</w:t>
      </w:r>
      <w:r>
        <w:fldChar w:fldCharType="begin"/>
      </w:r>
      <w:r>
        <w:instrText xml:space="preserve"> PAGEREF _Toc216783335 \h </w:instrText>
      </w:r>
      <w:r>
        <w:fldChar w:fldCharType="separate"/>
      </w:r>
      <w:r>
        <w:t>1</w:t>
      </w:r>
      <w:r>
        <w:fldChar w:fldCharType="end"/>
      </w:r>
    </w:p>
    <w:p w14:paraId="73BF9146" w14:textId="2E58E44E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B.2. Example Caption</w:t>
      </w:r>
      <w:r>
        <w:tab/>
        <w:t>B-</w:t>
      </w:r>
      <w:r>
        <w:fldChar w:fldCharType="begin"/>
      </w:r>
      <w:r>
        <w:instrText xml:space="preserve"> PAGEREF _Toc216783336 \h </w:instrText>
      </w:r>
      <w:r>
        <w:fldChar w:fldCharType="separate"/>
      </w:r>
      <w:r>
        <w:t>2</w:t>
      </w:r>
      <w:r>
        <w:fldChar w:fldCharType="end"/>
      </w:r>
    </w:p>
    <w:p w14:paraId="17351CB3" w14:textId="34AA77C6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C.1. Example Caption</w:t>
      </w:r>
      <w:r>
        <w:tab/>
        <w:t>C-</w:t>
      </w:r>
      <w:r>
        <w:fldChar w:fldCharType="begin"/>
      </w:r>
      <w:r>
        <w:instrText xml:space="preserve"> PAGEREF _Toc216783337 \h </w:instrText>
      </w:r>
      <w:r>
        <w:fldChar w:fldCharType="separate"/>
      </w:r>
      <w:r>
        <w:t>1</w:t>
      </w:r>
      <w:r>
        <w:fldChar w:fldCharType="end"/>
      </w:r>
    </w:p>
    <w:p w14:paraId="6B9AB2A7" w14:textId="4632758F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C.2. Example Caption</w:t>
      </w:r>
      <w:r>
        <w:tab/>
        <w:t>C-</w:t>
      </w:r>
      <w:r>
        <w:fldChar w:fldCharType="begin"/>
      </w:r>
      <w:r>
        <w:instrText xml:space="preserve"> PAGEREF _Toc216783338 \h </w:instrText>
      </w:r>
      <w:r>
        <w:fldChar w:fldCharType="separate"/>
      </w:r>
      <w:r>
        <w:t>2</w:t>
      </w:r>
      <w:r>
        <w:fldChar w:fldCharType="end"/>
      </w:r>
    </w:p>
    <w:p w14:paraId="28C49047" w14:textId="33CEFA16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D.1. Example Caption</w:t>
      </w:r>
      <w:r>
        <w:tab/>
        <w:t>D-</w:t>
      </w:r>
      <w:r>
        <w:fldChar w:fldCharType="begin"/>
      </w:r>
      <w:r>
        <w:instrText xml:space="preserve"> PAGEREF _Toc216783339 \h </w:instrText>
      </w:r>
      <w:r>
        <w:fldChar w:fldCharType="separate"/>
      </w:r>
      <w:r>
        <w:t>1</w:t>
      </w:r>
      <w:r>
        <w:fldChar w:fldCharType="end"/>
      </w:r>
    </w:p>
    <w:p w14:paraId="17DFC4F1" w14:textId="459D9091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D.2. Example Caption</w:t>
      </w:r>
      <w:r>
        <w:tab/>
        <w:t>D-</w:t>
      </w:r>
      <w:r>
        <w:fldChar w:fldCharType="begin"/>
      </w:r>
      <w:r>
        <w:instrText xml:space="preserve"> PAGEREF _Toc216783340 \h </w:instrText>
      </w:r>
      <w:r>
        <w:fldChar w:fldCharType="separate"/>
      </w:r>
      <w:r>
        <w:t>2</w:t>
      </w:r>
      <w:r>
        <w:fldChar w:fldCharType="end"/>
      </w:r>
    </w:p>
    <w:p w14:paraId="7E932086" w14:textId="048ECF0D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E.1. Example Caption</w:t>
      </w:r>
      <w:r>
        <w:tab/>
        <w:t>E-</w:t>
      </w:r>
      <w:r>
        <w:fldChar w:fldCharType="begin"/>
      </w:r>
      <w:r>
        <w:instrText xml:space="preserve"> PAGEREF _Toc216783341 \h </w:instrText>
      </w:r>
      <w:r>
        <w:fldChar w:fldCharType="separate"/>
      </w:r>
      <w:r>
        <w:t>1</w:t>
      </w:r>
      <w:r>
        <w:fldChar w:fldCharType="end"/>
      </w:r>
    </w:p>
    <w:p w14:paraId="6D539FC0" w14:textId="10F85FF3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E.2. Example Caption</w:t>
      </w:r>
      <w:r>
        <w:tab/>
        <w:t>E-</w:t>
      </w:r>
      <w:r>
        <w:fldChar w:fldCharType="begin"/>
      </w:r>
      <w:r>
        <w:instrText xml:space="preserve"> PAGEREF _Toc216783342 \h </w:instrText>
      </w:r>
      <w:r>
        <w:fldChar w:fldCharType="separate"/>
      </w:r>
      <w:r>
        <w:t>2</w:t>
      </w:r>
      <w:r>
        <w:fldChar w:fldCharType="end"/>
      </w:r>
    </w:p>
    <w:p w14:paraId="3C247852" w14:textId="5C29731B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F.1. Example Caption</w:t>
      </w:r>
      <w:r>
        <w:tab/>
        <w:t>F-</w:t>
      </w:r>
      <w:r>
        <w:fldChar w:fldCharType="begin"/>
      </w:r>
      <w:r>
        <w:instrText xml:space="preserve"> PAGEREF _Toc216783343 \h </w:instrText>
      </w:r>
      <w:r>
        <w:fldChar w:fldCharType="separate"/>
      </w:r>
      <w:r>
        <w:t>1</w:t>
      </w:r>
      <w:r>
        <w:fldChar w:fldCharType="end"/>
      </w:r>
    </w:p>
    <w:p w14:paraId="5E28A719" w14:textId="38D28A49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F.2. Example Caption</w:t>
      </w:r>
      <w:r>
        <w:tab/>
        <w:t>F-</w:t>
      </w:r>
      <w:r>
        <w:fldChar w:fldCharType="begin"/>
      </w:r>
      <w:r>
        <w:instrText xml:space="preserve"> PAGEREF _Toc216783344 \h </w:instrText>
      </w:r>
      <w:r>
        <w:fldChar w:fldCharType="separate"/>
      </w:r>
      <w:r>
        <w:t>2</w:t>
      </w:r>
      <w:r>
        <w:fldChar w:fldCharType="end"/>
      </w:r>
    </w:p>
    <w:p w14:paraId="1F11A585" w14:textId="589F4498" w:rsidR="00C64850" w:rsidRPr="000224DF" w:rsidRDefault="00EB027D" w:rsidP="008C252B">
      <w:pPr>
        <w:pStyle w:val="TOC1"/>
      </w:pPr>
      <w:r>
        <w:fldChar w:fldCharType="end"/>
      </w:r>
    </w:p>
    <w:p w14:paraId="0D2A78CC" w14:textId="77777777" w:rsidR="00C64850" w:rsidRPr="00C31354" w:rsidRDefault="00C64850" w:rsidP="00C64850">
      <w:pPr>
        <w:pStyle w:val="MMCTOCheaders"/>
      </w:pPr>
      <w:r>
        <w:t>List of Tables</w:t>
      </w:r>
    </w:p>
    <w:p w14:paraId="2A220595" w14:textId="58F2A42F" w:rsidR="008C252B" w:rsidRDefault="00EB027D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8C252B">
        <w:t>Table 2.1. Example Caption</w:t>
      </w:r>
      <w:r w:rsidR="008C252B">
        <w:tab/>
      </w:r>
      <w:r w:rsidR="008C252B">
        <w:fldChar w:fldCharType="begin"/>
      </w:r>
      <w:r w:rsidR="008C252B">
        <w:instrText xml:space="preserve"> PAGEREF _Toc216783358 \h </w:instrText>
      </w:r>
      <w:r w:rsidR="008C252B">
        <w:fldChar w:fldCharType="separate"/>
      </w:r>
      <w:r w:rsidR="008C252B">
        <w:t>2</w:t>
      </w:r>
      <w:r w:rsidR="008C252B">
        <w:fldChar w:fldCharType="end"/>
      </w:r>
    </w:p>
    <w:p w14:paraId="3168E621" w14:textId="763CFE11" w:rsidR="00C64850" w:rsidRPr="000224DF" w:rsidRDefault="00EB027D" w:rsidP="008C252B">
      <w:pPr>
        <w:pStyle w:val="TOC1"/>
      </w:pPr>
      <w:r>
        <w:fldChar w:fldCharType="end"/>
      </w:r>
    </w:p>
    <w:p w14:paraId="0FA7295B" w14:textId="77777777" w:rsidR="007C35DD" w:rsidRDefault="007C35DD">
      <w:pPr>
        <w:spacing w:line="259" w:lineRule="auto"/>
        <w:rPr>
          <w:b/>
          <w:noProof/>
          <w:sz w:val="20"/>
        </w:rPr>
      </w:pPr>
      <w:bookmarkStart w:id="7" w:name="_Toc193793244"/>
      <w:r>
        <w:br w:type="page"/>
      </w:r>
    </w:p>
    <w:p w14:paraId="027EC909" w14:textId="77777777" w:rsidR="007C35DD" w:rsidRDefault="007C35DD" w:rsidP="00A15784">
      <w:pPr>
        <w:pStyle w:val="TOC1"/>
      </w:pPr>
    </w:p>
    <w:p w14:paraId="63F7B532" w14:textId="0F491A33" w:rsidR="000224DF" w:rsidRPr="00A15784" w:rsidRDefault="007C35DD" w:rsidP="007C35DD">
      <w:pPr>
        <w:pStyle w:val="MMCIntentionallyBlank"/>
        <w:rPr>
          <w:b/>
        </w:rPr>
      </w:pPr>
      <w:r>
        <w:t>This page is intentionally blank.</w:t>
      </w:r>
      <w:r w:rsidR="000224DF" w:rsidRPr="000224DF">
        <w:br w:type="page"/>
      </w:r>
    </w:p>
    <w:p w14:paraId="5A124A62" w14:textId="2F517B66" w:rsidR="002F1D13" w:rsidRDefault="00FF4F16" w:rsidP="004A7E4A">
      <w:pPr>
        <w:pStyle w:val="ApprovalHeading1"/>
      </w:pPr>
      <w:r>
        <w:lastRenderedPageBreak/>
        <w:t xml:space="preserve">Content </w:t>
      </w:r>
      <w:r w:rsidR="002F1D13">
        <w:t>Approval</w:t>
      </w:r>
      <w:bookmarkEnd w:id="7"/>
    </w:p>
    <w:p w14:paraId="11546ABE" w14:textId="77777777" w:rsidR="00BF2451" w:rsidRDefault="00BF2451" w:rsidP="00BF2451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56EA38E9" w14:textId="77777777" w:rsidR="00B1614F" w:rsidRDefault="00B1614F" w:rsidP="004A7E4A">
      <w:pPr>
        <w:pStyle w:val="ApprovalHeading2"/>
        <w:numPr>
          <w:ilvl w:val="0"/>
          <w:numId w:val="0"/>
        </w:numPr>
      </w:pPr>
      <w:bookmarkStart w:id="8" w:name="_Toc203116581"/>
      <w:bookmarkStart w:id="9" w:name="_Toc193793245"/>
      <w:r>
        <w:t>Project Team Lead</w:t>
      </w:r>
      <w:bookmarkEnd w:id="8"/>
    </w:p>
    <w:p w14:paraId="729635A8" w14:textId="77777777" w:rsidR="00B1614F" w:rsidRPr="0013538E" w:rsidRDefault="00B1614F" w:rsidP="00B1614F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07956745" w14:textId="77777777" w:rsidR="00B1614F" w:rsidRDefault="00B1614F" w:rsidP="004A7E4A">
      <w:pPr>
        <w:pStyle w:val="ApprovalHeading2"/>
        <w:numPr>
          <w:ilvl w:val="0"/>
          <w:numId w:val="0"/>
        </w:numPr>
      </w:pPr>
      <w:bookmarkStart w:id="10" w:name="_Toc193789863"/>
      <w:bookmarkStart w:id="11" w:name="_Toc203116582"/>
      <w:r>
        <w:t>Future of Flood Risk Data Program lead</w:t>
      </w:r>
      <w:bookmarkEnd w:id="10"/>
      <w:bookmarkEnd w:id="11"/>
    </w:p>
    <w:p w14:paraId="09A771A6" w14:textId="77777777" w:rsidR="00B1614F" w:rsidRPr="00F74B51" w:rsidRDefault="00B1614F" w:rsidP="00B1614F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F74B51">
        <w:rPr>
          <w:rFonts w:eastAsia="Calibri" w:cs="Times New Roman"/>
          <w:sz w:val="20"/>
          <w:szCs w:val="24"/>
        </w:rPr>
        <w:br w:type="page"/>
      </w:r>
    </w:p>
    <w:bookmarkEnd w:id="9"/>
    <w:p w14:paraId="6EEE8EB9" w14:textId="77777777" w:rsidR="00C64850" w:rsidRDefault="00C64850" w:rsidP="002F1D13">
      <w:pPr>
        <w:pStyle w:val="MMCbodytext"/>
      </w:pPr>
    </w:p>
    <w:p w14:paraId="3DC4B7C8" w14:textId="02630D34" w:rsidR="000224DF" w:rsidRPr="00A15784" w:rsidRDefault="002F1D13" w:rsidP="00A15784">
      <w:pPr>
        <w:pStyle w:val="MMCIntentionallyBlank"/>
        <w:rPr>
          <w:rFonts w:eastAsiaTheme="majorEastAsia"/>
          <w:bCs w:val="0"/>
        </w:rPr>
      </w:pPr>
      <w:r w:rsidRPr="000224DF">
        <w:t>This page is intentionally blank.</w:t>
      </w:r>
      <w:bookmarkStart w:id="12" w:name="_Toc193793247"/>
      <w:r w:rsidR="000224DF" w:rsidRPr="000224DF">
        <w:br w:type="page"/>
      </w:r>
    </w:p>
    <w:p w14:paraId="471BFC8F" w14:textId="75AB0AA8" w:rsidR="00FF4F16" w:rsidRDefault="00FF4F16" w:rsidP="004A7E4A">
      <w:pPr>
        <w:pStyle w:val="ApprovalHeading1"/>
      </w:pPr>
      <w:r>
        <w:lastRenderedPageBreak/>
        <w:t>Approval to Proceed</w:t>
      </w:r>
      <w:bookmarkEnd w:id="12"/>
    </w:p>
    <w:p w14:paraId="2CEE2217" w14:textId="77777777" w:rsidR="002D3CCA" w:rsidRDefault="002D3CCA" w:rsidP="002D3CCA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469E9243" w14:textId="6CDC4D21" w:rsidR="002D3CCA" w:rsidRPr="00F74B51" w:rsidRDefault="002D3CCA" w:rsidP="002D3CCA">
      <w:pPr>
        <w:pStyle w:val="MMCbodytext"/>
        <w:spacing w:after="1680"/>
        <w:rPr>
          <w:rFonts w:eastAsia="Calibri"/>
        </w:rPr>
      </w:pPr>
      <w:r w:rsidRPr="00F74B51">
        <w:rPr>
          <w:rFonts w:eastAsia="Calibri"/>
        </w:rPr>
        <w:t xml:space="preserve">Signature constitutes approval to proceed to the </w:t>
      </w:r>
      <w:r w:rsidR="00F93F1E">
        <w:rPr>
          <w:rFonts w:eastAsia="Calibri"/>
        </w:rPr>
        <w:t>conformance</w:t>
      </w:r>
      <w:r w:rsidRPr="00844F13">
        <w:rPr>
          <w:rFonts w:eastAsia="Calibri"/>
        </w:rPr>
        <w:t xml:space="preserve"> phase</w:t>
      </w:r>
      <w:r w:rsidRPr="00F74B51">
        <w:rPr>
          <w:rFonts w:eastAsia="Calibri"/>
        </w:rPr>
        <w:t>.</w:t>
      </w:r>
    </w:p>
    <w:p w14:paraId="4C5E003C" w14:textId="77777777" w:rsidR="002D3CCA" w:rsidRDefault="002D3CCA" w:rsidP="004A7E4A">
      <w:pPr>
        <w:pStyle w:val="ApprovalHeading2"/>
        <w:numPr>
          <w:ilvl w:val="0"/>
          <w:numId w:val="0"/>
        </w:numPr>
      </w:pPr>
      <w:bookmarkStart w:id="13" w:name="_Toc193789865"/>
      <w:bookmarkStart w:id="14" w:name="_Toc203116584"/>
      <w:r>
        <w:t>Technical Oversight Group Representative</w:t>
      </w:r>
      <w:bookmarkEnd w:id="13"/>
      <w:bookmarkEnd w:id="14"/>
    </w:p>
    <w:p w14:paraId="16404618" w14:textId="6867C057" w:rsidR="007C35DD" w:rsidRDefault="002D3CCA" w:rsidP="00A15784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F74B51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F74B51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</w:p>
    <w:p w14:paraId="6F4AB054" w14:textId="77777777" w:rsidR="007C35DD" w:rsidRDefault="007C35DD">
      <w:pPr>
        <w:spacing w:line="259" w:lineRule="auto"/>
        <w:rPr>
          <w:rFonts w:eastAsia="Calibri" w:cs="Times New Roman"/>
          <w:sz w:val="20"/>
          <w:szCs w:val="24"/>
        </w:rPr>
      </w:pPr>
      <w:r>
        <w:rPr>
          <w:rFonts w:eastAsia="Calibri" w:cs="Times New Roman"/>
          <w:sz w:val="20"/>
          <w:szCs w:val="24"/>
        </w:rPr>
        <w:br w:type="page"/>
      </w:r>
    </w:p>
    <w:p w14:paraId="0EFC85CB" w14:textId="77777777" w:rsidR="007C35DD" w:rsidRDefault="007C35DD" w:rsidP="007C35DD">
      <w:pPr>
        <w:pStyle w:val="MMCbodytext"/>
        <w:rPr>
          <w:rFonts w:eastAsia="Calibri"/>
        </w:rPr>
      </w:pPr>
    </w:p>
    <w:p w14:paraId="30848ED1" w14:textId="37032704" w:rsidR="00FF4F16" w:rsidRPr="00A15784" w:rsidRDefault="007C35DD" w:rsidP="007C35DD">
      <w:pPr>
        <w:pStyle w:val="MMCIntentionallyBlank"/>
        <w:rPr>
          <w:rFonts w:eastAsia="Calibri"/>
        </w:rPr>
      </w:pPr>
      <w:r>
        <w:rPr>
          <w:rFonts w:eastAsia="Calibri"/>
        </w:rPr>
        <w:t>This page is intentionally blank.</w:t>
      </w:r>
    </w:p>
    <w:p w14:paraId="1EAB399A" w14:textId="75F089BB" w:rsidR="00114B58" w:rsidRPr="00A15784" w:rsidRDefault="00114B58" w:rsidP="007C35DD">
      <w:pPr>
        <w:pStyle w:val="MMCIntentionallyBlank"/>
        <w:rPr>
          <w:rFonts w:eastAsia="Calibri"/>
        </w:rPr>
        <w:sectPr w:rsidR="00114B58" w:rsidRPr="00A15784" w:rsidSect="004A7E4A">
          <w:headerReference w:type="default" r:id="rId14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05448639" w14:textId="5C0882FB" w:rsidR="00C64850" w:rsidRDefault="00C3688E" w:rsidP="004A7E4A">
      <w:pPr>
        <w:pStyle w:val="Heading1"/>
      </w:pPr>
      <w:bookmarkStart w:id="17" w:name="_Toc193363663"/>
      <w:bookmarkStart w:id="18" w:name="_Toc193789866"/>
      <w:bookmarkStart w:id="19" w:name="_Toc193793249"/>
      <w:bookmarkStart w:id="20" w:name="_Toc196920093"/>
      <w:bookmarkStart w:id="21" w:name="_Toc193793250"/>
      <w:bookmarkStart w:id="22" w:name="_Toc216785409"/>
      <w:bookmarkEnd w:id="17"/>
      <w:bookmarkEnd w:id="18"/>
      <w:bookmarkEnd w:id="19"/>
      <w:bookmarkEnd w:id="20"/>
      <w:r>
        <w:lastRenderedPageBreak/>
        <w:t>—</w:t>
      </w:r>
      <w:r w:rsidR="0038432F">
        <w:t>Calibration Phase Overview</w:t>
      </w:r>
      <w:bookmarkEnd w:id="21"/>
      <w:bookmarkEnd w:id="22"/>
    </w:p>
    <w:p w14:paraId="624F8D1A" w14:textId="62FEA2C7" w:rsidR="000F19A3" w:rsidRDefault="00AD342E" w:rsidP="00FD226E">
      <w:pPr>
        <w:pStyle w:val="MMCbodytext"/>
      </w:pPr>
      <w:r w:rsidRPr="00FD226E">
        <w:t>[</w:t>
      </w:r>
      <w:r w:rsidR="0038432F" w:rsidRPr="00FD226E">
        <w:t>Context of this phase</w:t>
      </w:r>
      <w:r w:rsidR="00C46332">
        <w:t xml:space="preserve">: </w:t>
      </w:r>
      <w:r w:rsidR="00256D6E">
        <w:t>detailed documentation of model development</w:t>
      </w:r>
      <w:r w:rsidR="000F19A3">
        <w:t xml:space="preserve"> and calibration results</w:t>
      </w:r>
      <w:r w:rsidR="00C46332">
        <w:t>]</w:t>
      </w:r>
    </w:p>
    <w:p w14:paraId="0B261FD0" w14:textId="7A9EA2EF" w:rsidR="000F19A3" w:rsidRDefault="000F19A3" w:rsidP="00FD226E">
      <w:pPr>
        <w:pStyle w:val="MMCbodytext"/>
      </w:pPr>
      <w:r>
        <w:t>[</w:t>
      </w:r>
      <w:r w:rsidRPr="00FD226E">
        <w:t>description of reviews completed</w:t>
      </w:r>
      <w:r>
        <w:t>]</w:t>
      </w:r>
    </w:p>
    <w:p w14:paraId="6245BAA2" w14:textId="733D0096" w:rsidR="0038432F" w:rsidRDefault="000F19A3" w:rsidP="00A15784">
      <w:pPr>
        <w:pStyle w:val="MMCbodytext"/>
        <w:rPr>
          <w:rFonts w:cs="Arial"/>
          <w:iCs/>
          <w:color w:val="0E2841" w:themeColor="text2"/>
          <w:szCs w:val="20"/>
        </w:rPr>
      </w:pPr>
      <w:r>
        <w:t>[</w:t>
      </w:r>
      <w:r w:rsidR="0038432F" w:rsidRPr="00FD226E">
        <w:t>data delivery</w:t>
      </w:r>
      <w:r w:rsidR="00AC0667">
        <w:t>—</w:t>
      </w:r>
      <w:r>
        <w:t>links to find data]</w:t>
      </w:r>
    </w:p>
    <w:p w14:paraId="6EC3DE94" w14:textId="77777777" w:rsidR="0038432F" w:rsidRDefault="0038432F">
      <w:pPr>
        <w:sectPr w:rsidR="0038432F" w:rsidSect="004A7E4A">
          <w:headerReference w:type="default" r:id="rId15"/>
          <w:footerReference w:type="default" r:id="rId16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14D6C17F" w14:textId="18715CAD" w:rsidR="00D34E3F" w:rsidRDefault="00C3688E" w:rsidP="004A7E4A">
      <w:pPr>
        <w:pStyle w:val="Heading1"/>
        <w:ind w:left="810"/>
      </w:pPr>
      <w:bookmarkStart w:id="25" w:name="_Toc193789868"/>
      <w:bookmarkStart w:id="26" w:name="_Toc193793251"/>
      <w:bookmarkStart w:id="27" w:name="_Toc196920095"/>
      <w:bookmarkStart w:id="28" w:name="_Toc203134016"/>
      <w:bookmarkStart w:id="29" w:name="_Toc216785410"/>
      <w:bookmarkEnd w:id="25"/>
      <w:bookmarkEnd w:id="26"/>
      <w:bookmarkEnd w:id="27"/>
      <w:bookmarkEnd w:id="28"/>
      <w:r>
        <w:lastRenderedPageBreak/>
        <w:t>—</w:t>
      </w:r>
      <w:bookmarkStart w:id="30" w:name="_Toc193793252"/>
      <w:r w:rsidR="00D34E3F">
        <w:t>Meteorologic Data</w:t>
      </w:r>
      <w:bookmarkEnd w:id="29"/>
      <w:bookmarkEnd w:id="30"/>
    </w:p>
    <w:p w14:paraId="33132D9F" w14:textId="74CAAD60" w:rsidR="00D30D3E" w:rsidRPr="00CB62EF" w:rsidRDefault="00F75FDD" w:rsidP="004A7E4A">
      <w:pPr>
        <w:pStyle w:val="Heading2"/>
      </w:pPr>
      <w:bookmarkStart w:id="31" w:name="_Toc216785411"/>
      <w:bookmarkStart w:id="32" w:name="_Toc193793253"/>
      <w:r w:rsidRPr="00CB62EF">
        <w:t>M</w:t>
      </w:r>
      <w:r w:rsidR="005978E5" w:rsidRPr="00CB62EF">
        <w:t>eteorologic Overview</w:t>
      </w:r>
      <w:bookmarkEnd w:id="31"/>
    </w:p>
    <w:p w14:paraId="014BB8E8" w14:textId="064C680B" w:rsidR="00D34E3F" w:rsidRDefault="005978E5" w:rsidP="00A15784">
      <w:pPr>
        <w:pStyle w:val="MMCbodytext"/>
      </w:pPr>
      <w:r>
        <w:t xml:space="preserve">[vast majority of </w:t>
      </w:r>
      <w:r w:rsidR="00345A70">
        <w:t xml:space="preserve">meteorologic data developed in the previous </w:t>
      </w:r>
      <w:r w:rsidR="002B25E6">
        <w:t xml:space="preserve">scoping and data preparation phase. </w:t>
      </w:r>
      <w:r w:rsidR="00D34E3F">
        <w:t>Transposition Region Development</w:t>
      </w:r>
      <w:bookmarkStart w:id="33" w:name="_Toc193793254"/>
      <w:bookmarkEnd w:id="32"/>
      <w:r w:rsidR="002B25E6">
        <w:t xml:space="preserve">, </w:t>
      </w:r>
      <w:r w:rsidR="00D34E3F">
        <w:t>Storm Catalog Development</w:t>
      </w:r>
      <w:bookmarkEnd w:id="33"/>
      <w:r w:rsidR="002B25E6">
        <w:t xml:space="preserve">, </w:t>
      </w:r>
      <w:bookmarkStart w:id="34" w:name="_Toc193793255"/>
      <w:r w:rsidR="005224DE">
        <w:t xml:space="preserve">QC of Catalog, </w:t>
      </w:r>
      <w:r w:rsidR="00D34E3F">
        <w:t>Normalization of Transposed Storms</w:t>
      </w:r>
      <w:bookmarkEnd w:id="34"/>
      <w:r w:rsidR="002B25E6">
        <w:t xml:space="preserve">, </w:t>
      </w:r>
      <w:r w:rsidR="005224DE">
        <w:t xml:space="preserve">and </w:t>
      </w:r>
      <w:r w:rsidR="002B25E6">
        <w:t>Fishnet development</w:t>
      </w:r>
      <w:r w:rsidR="005224DE">
        <w:t xml:space="preserve"> will be described in Report #1.]</w:t>
      </w:r>
    </w:p>
    <w:p w14:paraId="1F545990" w14:textId="3C4010B0" w:rsidR="001A6289" w:rsidRDefault="001A6289" w:rsidP="00A15784">
      <w:pPr>
        <w:pStyle w:val="MMCbodytext"/>
      </w:pPr>
      <w:r>
        <w:t>[</w:t>
      </w:r>
      <w:r w:rsidR="0087113C">
        <w:t xml:space="preserve">description of application of storm catalog and fishnets for </w:t>
      </w:r>
      <w:r w:rsidR="00041E15">
        <w:t xml:space="preserve">storm placement are not described here. They will be </w:t>
      </w:r>
      <w:r w:rsidR="007B5D16">
        <w:t xml:space="preserve">elaborated during the conformance phase under the ‘model integration and stochastic framework </w:t>
      </w:r>
      <w:r w:rsidR="00F75FDD">
        <w:t>section</w:t>
      </w:r>
      <w:r w:rsidR="007B5D16">
        <w:t>’]</w:t>
      </w:r>
    </w:p>
    <w:p w14:paraId="1A2D01BF" w14:textId="150AEA4B" w:rsidR="00D34E3F" w:rsidRPr="00A15784" w:rsidRDefault="005224DE" w:rsidP="00A15784">
      <w:pPr>
        <w:pStyle w:val="MMCbodytext"/>
        <w:rPr>
          <w:b/>
          <w:bCs/>
        </w:rPr>
      </w:pPr>
      <w:r w:rsidRPr="00681E83">
        <w:t>[</w:t>
      </w:r>
      <w:r w:rsidR="001A6289" w:rsidRPr="00A15784">
        <w:t>Provide brief overview and reference the previous report</w:t>
      </w:r>
      <w:r w:rsidR="00F75FDD" w:rsidRPr="00A15784">
        <w:t xml:space="preserve"> here</w:t>
      </w:r>
      <w:r w:rsidR="00E61C16" w:rsidRPr="00A15784">
        <w:t>. Reference location of datasets on model library in directory structure</w:t>
      </w:r>
      <w:r w:rsidR="001A6289" w:rsidRPr="00681E83">
        <w:t>]</w:t>
      </w:r>
    </w:p>
    <w:p w14:paraId="16AE3132" w14:textId="04DE25C4" w:rsidR="00D34E3F" w:rsidRDefault="00EB027D" w:rsidP="00A15784">
      <w:pPr>
        <w:pStyle w:val="MMCtablecaption"/>
      </w:pPr>
      <w:bookmarkStart w:id="35" w:name="_Toc216783358"/>
      <w:r>
        <w:t xml:space="preserve">Table </w:t>
      </w:r>
      <w:fldSimple w:instr=" STYLEREF 1 \s ">
        <w:r w:rsidR="00916246">
          <w:rPr>
            <w:noProof/>
          </w:rPr>
          <w:t>2</w:t>
        </w:r>
      </w:fldSimple>
      <w:r w:rsidR="00916246">
        <w:t>.</w:t>
      </w:r>
      <w:fldSimple w:instr=" SEQ Table \* ARABIC \s 1 ">
        <w:r w:rsidR="00916246">
          <w:rPr>
            <w:noProof/>
          </w:rPr>
          <w:t>1</w:t>
        </w:r>
      </w:fldSimple>
      <w:r>
        <w:t>. Example Caption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027D" w14:paraId="190D81FA" w14:textId="77777777" w:rsidTr="00EB027D">
        <w:tc>
          <w:tcPr>
            <w:tcW w:w="3116" w:type="dxa"/>
          </w:tcPr>
          <w:p w14:paraId="0375DA7B" w14:textId="2ACF6D76" w:rsidR="00EB027D" w:rsidRDefault="00EB027D" w:rsidP="00A15784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5B4B59B4" w14:textId="31ED12AA" w:rsidR="00EB027D" w:rsidRDefault="00EB027D" w:rsidP="00A15784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4BD30FE" w14:textId="6F4F1068" w:rsidR="00EB027D" w:rsidRDefault="00EB027D" w:rsidP="00A15784">
            <w:pPr>
              <w:pStyle w:val="MMCtablehead"/>
            </w:pPr>
            <w:r>
              <w:t>Head</w:t>
            </w:r>
          </w:p>
        </w:tc>
      </w:tr>
      <w:tr w:rsidR="00EB027D" w14:paraId="47286BE2" w14:textId="77777777" w:rsidTr="00EB027D">
        <w:tc>
          <w:tcPr>
            <w:tcW w:w="3116" w:type="dxa"/>
          </w:tcPr>
          <w:p w14:paraId="3640177B" w14:textId="65711A9B" w:rsidR="00EB027D" w:rsidRDefault="00EB027D" w:rsidP="00A15784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53D1A459" w14:textId="40A753E0" w:rsidR="00EB027D" w:rsidRDefault="00EB027D" w:rsidP="00A15784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2C9ABBEE" w14:textId="5046CB4E" w:rsidR="00EB027D" w:rsidRDefault="00EB027D" w:rsidP="00A15784">
            <w:pPr>
              <w:pStyle w:val="MMCtabletext"/>
            </w:pPr>
            <w:r>
              <w:t>Text</w:t>
            </w:r>
          </w:p>
        </w:tc>
      </w:tr>
    </w:tbl>
    <w:p w14:paraId="09687763" w14:textId="77777777" w:rsidR="00EB027D" w:rsidRDefault="00EB027D">
      <w:pPr>
        <w:spacing w:line="259" w:lineRule="auto"/>
      </w:pPr>
    </w:p>
    <w:p w14:paraId="04E84741" w14:textId="77777777" w:rsidR="00D34E3F" w:rsidRDefault="00D34E3F" w:rsidP="00D34E3F">
      <w:pPr>
        <w:sectPr w:rsidR="00D34E3F" w:rsidSect="004A7E4A">
          <w:headerReference w:type="default" r:id="rId17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7C26CE7" w14:textId="522AB5C8" w:rsidR="00D34E3F" w:rsidRDefault="001A5645" w:rsidP="004A7E4A">
      <w:pPr>
        <w:pStyle w:val="Heading1"/>
      </w:pPr>
      <w:bookmarkStart w:id="38" w:name="_Toc193789873"/>
      <w:bookmarkStart w:id="39" w:name="_Toc193793256"/>
      <w:bookmarkStart w:id="40" w:name="_Toc196920100"/>
      <w:bookmarkStart w:id="41" w:name="_Toc203134019"/>
      <w:bookmarkStart w:id="42" w:name="_Toc193793257"/>
      <w:bookmarkStart w:id="43" w:name="_Toc216785412"/>
      <w:bookmarkEnd w:id="38"/>
      <w:bookmarkEnd w:id="39"/>
      <w:bookmarkEnd w:id="40"/>
      <w:bookmarkEnd w:id="41"/>
      <w:r>
        <w:lastRenderedPageBreak/>
        <w:t>—</w:t>
      </w:r>
      <w:r w:rsidR="00D34E3F">
        <w:t>Hydrologic Modeling</w:t>
      </w:r>
      <w:bookmarkEnd w:id="42"/>
      <w:bookmarkEnd w:id="43"/>
    </w:p>
    <w:p w14:paraId="78538786" w14:textId="5946E6B7" w:rsidR="00D34E3F" w:rsidRDefault="00D34E3F" w:rsidP="004A7E4A">
      <w:pPr>
        <w:pStyle w:val="Heading2"/>
      </w:pPr>
      <w:bookmarkStart w:id="44" w:name="_Toc193793258"/>
      <w:bookmarkStart w:id="45" w:name="_Toc216785413"/>
      <w:r>
        <w:t>Hydrologic Model Development</w:t>
      </w:r>
      <w:bookmarkEnd w:id="44"/>
      <w:bookmarkEnd w:id="45"/>
    </w:p>
    <w:p w14:paraId="39EEE156" w14:textId="35508458" w:rsidR="26310C00" w:rsidRDefault="26310C00" w:rsidP="00A15784">
      <w:pPr>
        <w:pStyle w:val="MMCbodytext"/>
      </w:pPr>
      <w:r>
        <w:t>[</w:t>
      </w:r>
      <w:r w:rsidR="3CF68190">
        <w:t>Discuss any pertinent hydrologic model development tasks</w:t>
      </w:r>
      <w:r w:rsidR="07C4EB94">
        <w:t xml:space="preserve"> here]</w:t>
      </w:r>
    </w:p>
    <w:p w14:paraId="314BFABF" w14:textId="0C003039" w:rsidR="09F86AD3" w:rsidRDefault="09F86AD3" w:rsidP="00A15784">
      <w:pPr>
        <w:pStyle w:val="MMCbulletstep1"/>
      </w:pPr>
      <w:r>
        <w:t>H</w:t>
      </w:r>
      <w:r w:rsidR="2A521AAD">
        <w:t xml:space="preserve">ow </w:t>
      </w:r>
      <w:r w:rsidR="51055019">
        <w:t xml:space="preserve">were </w:t>
      </w:r>
      <w:r w:rsidR="7FAAB6FB">
        <w:t xml:space="preserve">the initial </w:t>
      </w:r>
      <w:r w:rsidR="04982158">
        <w:t>basin element</w:t>
      </w:r>
      <w:r w:rsidR="3D4DC86A">
        <w:t xml:space="preserve"> delineations</w:t>
      </w:r>
      <w:r w:rsidR="07B76DEF">
        <w:t xml:space="preserve"> from the scoping</w:t>
      </w:r>
      <w:r w:rsidR="3D4DC86A">
        <w:t xml:space="preserve"> </w:t>
      </w:r>
      <w:r w:rsidR="687C93D5">
        <w:t xml:space="preserve">process </w:t>
      </w:r>
      <w:r w:rsidR="04982158">
        <w:t>refine</w:t>
      </w:r>
      <w:r w:rsidR="2B6FA5BB">
        <w:t>d</w:t>
      </w:r>
      <w:r w:rsidR="2B06D322">
        <w:t>?</w:t>
      </w:r>
    </w:p>
    <w:p w14:paraId="5742D938" w14:textId="748166E1" w:rsidR="2B06D322" w:rsidRDefault="2B06D322" w:rsidP="00A15784">
      <w:pPr>
        <w:pStyle w:val="MMCbulletstep1"/>
        <w:rPr>
          <w:szCs w:val="24"/>
        </w:rPr>
      </w:pPr>
      <w:r>
        <w:t xml:space="preserve">How </w:t>
      </w:r>
      <w:r w:rsidR="6A2836B3">
        <w:t>were modeling processes selected (</w:t>
      </w:r>
      <w:r w:rsidR="04982158">
        <w:t>e.g., Deficit and Constant losses)</w:t>
      </w:r>
      <w:r w:rsidR="3797BEB4">
        <w:t>?</w:t>
      </w:r>
    </w:p>
    <w:p w14:paraId="4DFF53E1" w14:textId="6D9F07B7" w:rsidR="3797BEB4" w:rsidRDefault="3797BEB4" w:rsidP="00A15784">
      <w:pPr>
        <w:pStyle w:val="MMCbulletstep1"/>
      </w:pPr>
      <w:r>
        <w:t xml:space="preserve">How were the selected processes </w:t>
      </w:r>
      <w:r w:rsidR="04982158">
        <w:t>parameteriz</w:t>
      </w:r>
      <w:r w:rsidR="222785B6">
        <w:t>ed</w:t>
      </w:r>
      <w:r w:rsidR="7F82A7A1">
        <w:t>?</w:t>
      </w:r>
    </w:p>
    <w:p w14:paraId="4137CA32" w14:textId="3221BF98" w:rsidR="04982158" w:rsidRDefault="04982158" w:rsidP="00A15784">
      <w:pPr>
        <w:pStyle w:val="MMCbulletstep1a"/>
      </w:pPr>
      <w:r>
        <w:t xml:space="preserve">e.g., </w:t>
      </w:r>
      <w:r w:rsidR="47274B2C">
        <w:t>surficial soil textures were extracted from gSSURGO coverages and then used in conjunction with tables listed within Engineering Manual (EM) 1110-2-1417 Flood Runoff Analysis</w:t>
      </w:r>
    </w:p>
    <w:p w14:paraId="7D88C01B" w14:textId="46F9CF78" w:rsidR="00D34E3F" w:rsidRDefault="00D34E3F" w:rsidP="004A7E4A">
      <w:pPr>
        <w:pStyle w:val="Heading2"/>
      </w:pPr>
      <w:bookmarkStart w:id="46" w:name="_Toc193793259"/>
      <w:bookmarkStart w:id="47" w:name="_Toc216785414"/>
      <w:r>
        <w:t>Hydrol</w:t>
      </w:r>
      <w:r w:rsidR="00EC6DA9">
        <w:t xml:space="preserve">ogic Model—Historic Event </w:t>
      </w:r>
      <w:r w:rsidR="6887E319">
        <w:t>Calibration</w:t>
      </w:r>
      <w:bookmarkEnd w:id="46"/>
      <w:bookmarkEnd w:id="47"/>
    </w:p>
    <w:p w14:paraId="7FDD23C2" w14:textId="3821BB89" w:rsidR="6887E319" w:rsidRDefault="6887E319" w:rsidP="00A15784">
      <w:pPr>
        <w:pStyle w:val="MMCbodytext"/>
      </w:pPr>
      <w:r>
        <w:t>[Discuss any pertinent historic event simulation tasks here]</w:t>
      </w:r>
    </w:p>
    <w:p w14:paraId="7F20F571" w14:textId="7BF470FB" w:rsidR="3123B3ED" w:rsidRDefault="3123B3ED" w:rsidP="00A15784">
      <w:pPr>
        <w:pStyle w:val="MMCbulletstep1"/>
      </w:pPr>
      <w:r w:rsidRPr="41E0C480">
        <w:t>What processes were used to calibrate model processes and parameters?</w:t>
      </w:r>
    </w:p>
    <w:p w14:paraId="5A12BEF1" w14:textId="1C8D8B27" w:rsidR="3123B3ED" w:rsidRDefault="3123B3ED" w:rsidP="00A15784">
      <w:pPr>
        <w:pStyle w:val="MMCbulletstep1a"/>
      </w:pPr>
      <w:r w:rsidRPr="41E0C480">
        <w:t>Snow</w:t>
      </w:r>
    </w:p>
    <w:p w14:paraId="37A82FC5" w14:textId="7FC53C1F" w:rsidR="3123B3ED" w:rsidRDefault="3123B3ED" w:rsidP="00A15784">
      <w:pPr>
        <w:pStyle w:val="MMCbulletstep1a"/>
      </w:pPr>
      <w:r w:rsidRPr="41E0C480">
        <w:t>Streamflow</w:t>
      </w:r>
    </w:p>
    <w:p w14:paraId="675463AB" w14:textId="50C35306" w:rsidR="3123B3ED" w:rsidRDefault="3123B3ED" w:rsidP="00A15784">
      <w:pPr>
        <w:pStyle w:val="MMCbulletstep1a"/>
      </w:pPr>
      <w:r w:rsidRPr="41E0C480">
        <w:t>Reservoir elevation</w:t>
      </w:r>
    </w:p>
    <w:p w14:paraId="7E4C3DBF" w14:textId="1C36A87A" w:rsidR="3123B3ED" w:rsidRDefault="3123B3ED" w:rsidP="00A15784">
      <w:pPr>
        <w:pStyle w:val="MMCbulletstep1a"/>
      </w:pPr>
      <w:r w:rsidRPr="41E0C480">
        <w:t>Others?</w:t>
      </w:r>
    </w:p>
    <w:p w14:paraId="2394A2D6" w14:textId="551A3E32" w:rsidR="3123B3ED" w:rsidRDefault="3123B3ED" w:rsidP="00A15784">
      <w:pPr>
        <w:pStyle w:val="MMCbulletstep1"/>
      </w:pPr>
      <w:r>
        <w:t>W</w:t>
      </w:r>
      <w:r w:rsidR="50810102">
        <w:t xml:space="preserve">hat </w:t>
      </w:r>
      <w:r>
        <w:t xml:space="preserve">zonal configurations </w:t>
      </w:r>
      <w:r w:rsidR="6C5B5B1D">
        <w:t xml:space="preserve">were </w:t>
      </w:r>
      <w:r>
        <w:t>used during model calibration?</w:t>
      </w:r>
    </w:p>
    <w:p w14:paraId="4C1B7373" w14:textId="2766D9E8" w:rsidR="0B61C3BF" w:rsidRDefault="0B61C3BF" w:rsidP="00A15784">
      <w:pPr>
        <w:pStyle w:val="MMCbulletstep1"/>
        <w:rPr>
          <w:szCs w:val="24"/>
        </w:rPr>
      </w:pPr>
      <w:r w:rsidRPr="41E0C480">
        <w:rPr>
          <w:szCs w:val="24"/>
        </w:rPr>
        <w:t>Provide a brief description of the flood events used during model calibration (specific hydrologic considerations)</w:t>
      </w:r>
    </w:p>
    <w:p w14:paraId="5CB145A1" w14:textId="7EF830C1" w:rsidR="14613C7F" w:rsidRDefault="14613C7F" w:rsidP="00A15784">
      <w:pPr>
        <w:pStyle w:val="MMCbulletstep1"/>
        <w:rPr>
          <w:szCs w:val="24"/>
        </w:rPr>
      </w:pPr>
      <w:r w:rsidRPr="41E0C480">
        <w:rPr>
          <w:szCs w:val="24"/>
        </w:rPr>
        <w:t>What observed data was used to ascertain model performance?</w:t>
      </w:r>
    </w:p>
    <w:p w14:paraId="4DBEE972" w14:textId="2097A988" w:rsidR="3123B3ED" w:rsidRDefault="3123B3ED" w:rsidP="00A15784">
      <w:pPr>
        <w:pStyle w:val="MMCbulletstep1"/>
        <w:rPr>
          <w:szCs w:val="24"/>
        </w:rPr>
      </w:pPr>
      <w:r w:rsidRPr="41E0C480">
        <w:rPr>
          <w:szCs w:val="24"/>
        </w:rPr>
        <w:t>How well did the model perform during calibration?</w:t>
      </w:r>
    </w:p>
    <w:p w14:paraId="01234DAA" w14:textId="0E10F477" w:rsidR="3123B3ED" w:rsidRDefault="3123B3ED" w:rsidP="00A15784">
      <w:pPr>
        <w:pStyle w:val="MMCbulletstep1"/>
        <w:rPr>
          <w:szCs w:val="24"/>
        </w:rPr>
      </w:pPr>
      <w:r w:rsidRPr="41E0C480">
        <w:rPr>
          <w:szCs w:val="24"/>
        </w:rPr>
        <w:t>Are statistical metrics unsatisfactory at any primary, secondary, and/or tertiary locations?</w:t>
      </w:r>
    </w:p>
    <w:p w14:paraId="3EEA1610" w14:textId="14855548" w:rsidR="1F682B84" w:rsidRDefault="1F682B84" w:rsidP="00A15784">
      <w:pPr>
        <w:pStyle w:val="MMCbulletstep1"/>
        <w:rPr>
          <w:szCs w:val="24"/>
        </w:rPr>
      </w:pPr>
      <w:r w:rsidRPr="41E0C480">
        <w:rPr>
          <w:szCs w:val="24"/>
        </w:rPr>
        <w:t>Recommendations for further improvements?</w:t>
      </w:r>
    </w:p>
    <w:p w14:paraId="5A6A201D" w14:textId="13A6F9EB" w:rsidR="7AD59953" w:rsidRDefault="7AD59953" w:rsidP="004A7E4A">
      <w:pPr>
        <w:pStyle w:val="Heading2"/>
      </w:pPr>
      <w:bookmarkStart w:id="48" w:name="_Toc216785415"/>
      <w:r>
        <w:t xml:space="preserve">Hydrologic Model—Continuous Simulation </w:t>
      </w:r>
      <w:r w:rsidR="50D2069D">
        <w:t>Calibration</w:t>
      </w:r>
      <w:bookmarkEnd w:id="48"/>
    </w:p>
    <w:p w14:paraId="31C26D23" w14:textId="5B596D87" w:rsidR="48F59E76" w:rsidRDefault="48F59E76" w:rsidP="00A15784">
      <w:pPr>
        <w:pStyle w:val="MMCbodytext"/>
      </w:pPr>
      <w:r>
        <w:t>[Discuss any pertinent continuous simulation tasks here]</w:t>
      </w:r>
    </w:p>
    <w:p w14:paraId="46A32659" w14:textId="410C7FF1" w:rsidR="5A5E9202" w:rsidRDefault="5A5E9202" w:rsidP="00A15784">
      <w:pPr>
        <w:pStyle w:val="MMCbodytext"/>
      </w:pPr>
      <w:r>
        <w:t xml:space="preserve">In addition to the historic event </w:t>
      </w:r>
      <w:r w:rsidR="41C45CDD">
        <w:t>topics listed above</w:t>
      </w:r>
      <w:r>
        <w:t>, please discuss the following:</w:t>
      </w:r>
    </w:p>
    <w:p w14:paraId="4F9C912A" w14:textId="6B53FA90" w:rsidR="424599A0" w:rsidRDefault="424599A0" w:rsidP="00A15784">
      <w:pPr>
        <w:pStyle w:val="MMCbulletstep1"/>
      </w:pPr>
      <w:r>
        <w:t>Describe any modifications made to the HEC-HMS project, processes, and parameters in order to simulate the shorter continuous simulation</w:t>
      </w:r>
    </w:p>
    <w:p w14:paraId="4B234296" w14:textId="16C19339" w:rsidR="00EC6DA9" w:rsidRDefault="00D30226" w:rsidP="004A7E4A">
      <w:pPr>
        <w:pStyle w:val="Heading2"/>
      </w:pPr>
      <w:bookmarkStart w:id="49" w:name="_Toc193793260"/>
      <w:bookmarkStart w:id="50" w:name="_Toc216785416"/>
      <w:r>
        <w:t>Hydrologic Model</w:t>
      </w:r>
      <w:r w:rsidR="10A7BD09">
        <w:t>—</w:t>
      </w:r>
      <w:r>
        <w:t xml:space="preserve">Period of Record Simulation </w:t>
      </w:r>
      <w:bookmarkEnd w:id="49"/>
      <w:r>
        <w:t>Calibration</w:t>
      </w:r>
      <w:bookmarkEnd w:id="50"/>
    </w:p>
    <w:p w14:paraId="21D3E7CF" w14:textId="3787100B" w:rsidR="37413C76" w:rsidRDefault="37413C76" w:rsidP="00A15784">
      <w:pPr>
        <w:pStyle w:val="MMCbodytext"/>
      </w:pPr>
      <w:r>
        <w:t>[Discuss any pertinent period of record simulation tasks here]</w:t>
      </w:r>
    </w:p>
    <w:p w14:paraId="072E11EA" w14:textId="2B260510" w:rsidR="0FF61C83" w:rsidRDefault="0FF61C83" w:rsidP="00A15784">
      <w:pPr>
        <w:pStyle w:val="MMCbodytext"/>
      </w:pPr>
      <w:r>
        <w:t>In addition to the historic event and continuous simulation</w:t>
      </w:r>
      <w:r w:rsidR="4F12ECDC">
        <w:t xml:space="preserve"> topics listed above</w:t>
      </w:r>
      <w:r>
        <w:t>, please discuss the following:</w:t>
      </w:r>
    </w:p>
    <w:p w14:paraId="2D67F02E" w14:textId="53617F16" w:rsidR="58CFB6F7" w:rsidRDefault="58CFB6F7" w:rsidP="00A15784">
      <w:pPr>
        <w:pStyle w:val="MMCbulletstep1"/>
      </w:pPr>
      <w:r>
        <w:t>Describe any modifications made to the HEC-HMS project, processes, and parameters in order to simulate the entire period of record</w:t>
      </w:r>
    </w:p>
    <w:p w14:paraId="699E993B" w14:textId="470CF863" w:rsidR="00E61C16" w:rsidRDefault="00DE4C0F" w:rsidP="004A7E4A">
      <w:pPr>
        <w:pStyle w:val="Heading2"/>
      </w:pPr>
      <w:bookmarkStart w:id="51" w:name="_Toc216785417"/>
      <w:r>
        <w:lastRenderedPageBreak/>
        <w:t>Hydrologic Model Data Delivery</w:t>
      </w:r>
      <w:bookmarkEnd w:id="51"/>
    </w:p>
    <w:p w14:paraId="7BD87393" w14:textId="6EA66F57" w:rsidR="00EC6DA9" w:rsidRDefault="00DE4C0F" w:rsidP="00A15784">
      <w:pPr>
        <w:pStyle w:val="MMCbodytext"/>
      </w:pPr>
      <w:r>
        <w:t>[point to location of deliveries</w:t>
      </w:r>
      <w:r w:rsidR="00AE1E7A">
        <w:t xml:space="preserve"> on model library]</w:t>
      </w:r>
    </w:p>
    <w:p w14:paraId="175B7F01" w14:textId="77777777" w:rsidR="00EC6DA9" w:rsidRDefault="00EC6DA9" w:rsidP="00A15784">
      <w:pPr>
        <w:pStyle w:val="MMCbodytext"/>
        <w:sectPr w:rsidR="00EC6DA9" w:rsidSect="004A7E4A">
          <w:headerReference w:type="default" r:id="rId18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755A92C7" w14:textId="6F7E195F" w:rsidR="00EC6DA9" w:rsidRDefault="001A5645" w:rsidP="004A7E4A">
      <w:pPr>
        <w:pStyle w:val="Heading1"/>
        <w:ind w:left="810"/>
      </w:pPr>
      <w:bookmarkStart w:id="54" w:name="_Toc193789878"/>
      <w:bookmarkStart w:id="55" w:name="_Toc193793261"/>
      <w:bookmarkStart w:id="56" w:name="_Toc196920105"/>
      <w:bookmarkStart w:id="57" w:name="_Toc203134026"/>
      <w:bookmarkStart w:id="58" w:name="_Toc216785418"/>
      <w:bookmarkEnd w:id="54"/>
      <w:bookmarkEnd w:id="55"/>
      <w:bookmarkEnd w:id="56"/>
      <w:bookmarkEnd w:id="57"/>
      <w:r>
        <w:lastRenderedPageBreak/>
        <w:t>—</w:t>
      </w:r>
      <w:bookmarkStart w:id="59" w:name="_Toc193793262"/>
      <w:r w:rsidR="00EC6DA9">
        <w:t>Reservoir Operations Modeling</w:t>
      </w:r>
      <w:bookmarkEnd w:id="58"/>
      <w:bookmarkEnd w:id="59"/>
    </w:p>
    <w:p w14:paraId="7D1D7AAF" w14:textId="1FC4B050" w:rsidR="00EC6DA9" w:rsidRDefault="00EC6DA9" w:rsidP="004A7E4A">
      <w:pPr>
        <w:pStyle w:val="Heading2"/>
      </w:pPr>
      <w:bookmarkStart w:id="60" w:name="_Toc193793263"/>
      <w:bookmarkStart w:id="61" w:name="_Toc216785419"/>
      <w:r>
        <w:t>Reservoir Operations Development</w:t>
      </w:r>
      <w:bookmarkEnd w:id="60"/>
      <w:bookmarkEnd w:id="61"/>
    </w:p>
    <w:p w14:paraId="1DEDA230" w14:textId="776D38B8" w:rsidR="008F45A9" w:rsidRDefault="008F45A9" w:rsidP="00A15784">
      <w:pPr>
        <w:pStyle w:val="MMCbodytext"/>
      </w:pPr>
      <w:bookmarkStart w:id="62" w:name="_Toc193793264"/>
      <w:r>
        <w:t>[body text]</w:t>
      </w:r>
    </w:p>
    <w:p w14:paraId="19070CB9" w14:textId="7C0D1BBA" w:rsidR="00EC6DA9" w:rsidRDefault="00EC6DA9" w:rsidP="004A7E4A">
      <w:pPr>
        <w:pStyle w:val="Heading2"/>
      </w:pPr>
      <w:bookmarkStart w:id="63" w:name="_Toc216785420"/>
      <w:r>
        <w:t>Reservoir Operations Results</w:t>
      </w:r>
      <w:bookmarkEnd w:id="62"/>
      <w:bookmarkEnd w:id="63"/>
    </w:p>
    <w:p w14:paraId="4EA57F98" w14:textId="77777777" w:rsidR="008F45A9" w:rsidRDefault="008F45A9" w:rsidP="008F45A9">
      <w:pPr>
        <w:pStyle w:val="MMCbodytext"/>
      </w:pPr>
      <w:r>
        <w:t>[body text]</w:t>
      </w:r>
    </w:p>
    <w:p w14:paraId="7181B15F" w14:textId="1B37EB90" w:rsidR="00AE1E7A" w:rsidRDefault="00AE1E7A" w:rsidP="004A7E4A">
      <w:pPr>
        <w:pStyle w:val="Heading2"/>
      </w:pPr>
      <w:bookmarkStart w:id="64" w:name="_Toc216785421"/>
      <w:r>
        <w:t>Reservoir Operations Model Data Delivery</w:t>
      </w:r>
      <w:bookmarkEnd w:id="64"/>
    </w:p>
    <w:p w14:paraId="55EFA19E" w14:textId="6CD8747B" w:rsidR="00EC6DA9" w:rsidRDefault="007D3954" w:rsidP="00A15784">
      <w:pPr>
        <w:pStyle w:val="MMCbodytext"/>
      </w:pPr>
      <w:r>
        <w:t>[point to delivered final data on model library]</w:t>
      </w:r>
    </w:p>
    <w:p w14:paraId="640D16AC" w14:textId="77777777" w:rsidR="00EC6DA9" w:rsidRDefault="00EC6DA9" w:rsidP="00EC6DA9">
      <w:pPr>
        <w:sectPr w:rsidR="00EC6DA9" w:rsidSect="004A7E4A">
          <w:headerReference w:type="default" r:id="rId19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651B7859" w14:textId="0BE5598C" w:rsidR="00EC6DA9" w:rsidRDefault="001A5645" w:rsidP="004A7E4A">
      <w:pPr>
        <w:pStyle w:val="Heading1"/>
        <w:ind w:left="810"/>
      </w:pPr>
      <w:bookmarkStart w:id="67" w:name="_Toc193789882"/>
      <w:bookmarkStart w:id="68" w:name="_Toc193793265"/>
      <w:bookmarkStart w:id="69" w:name="_Toc196920109"/>
      <w:bookmarkStart w:id="70" w:name="_Toc203134031"/>
      <w:bookmarkStart w:id="71" w:name="_Toc216785422"/>
      <w:bookmarkEnd w:id="67"/>
      <w:bookmarkEnd w:id="68"/>
      <w:bookmarkEnd w:id="69"/>
      <w:bookmarkEnd w:id="70"/>
      <w:r>
        <w:lastRenderedPageBreak/>
        <w:t>—</w:t>
      </w:r>
      <w:bookmarkStart w:id="72" w:name="_Toc193793266"/>
      <w:r w:rsidR="00791CC4">
        <w:t>Hydraulic Modeling</w:t>
      </w:r>
      <w:bookmarkEnd w:id="71"/>
      <w:bookmarkEnd w:id="72"/>
    </w:p>
    <w:p w14:paraId="645BBA89" w14:textId="3E3B6DA7" w:rsidR="009A66EC" w:rsidRPr="009A66EC" w:rsidRDefault="00D30226" w:rsidP="00A15784">
      <w:pPr>
        <w:pStyle w:val="MMCbodytext"/>
      </w:pPr>
      <w:bookmarkStart w:id="73" w:name="_Toc193793267"/>
      <w:r w:rsidRPr="001D675D">
        <w:rPr>
          <w:highlight w:val="yellow"/>
        </w:rPr>
        <w:t>N</w:t>
      </w:r>
      <w:r>
        <w:rPr>
          <w:highlight w:val="yellow"/>
        </w:rPr>
        <w:t>ot</w:t>
      </w:r>
      <w:r w:rsidRPr="001D675D">
        <w:rPr>
          <w:highlight w:val="yellow"/>
        </w:rPr>
        <w:t>e</w:t>
      </w:r>
      <w:r w:rsidR="008C6E39" w:rsidRPr="001D675D">
        <w:rPr>
          <w:highlight w:val="yellow"/>
        </w:rPr>
        <w:t xml:space="preserve">: Project will have </w:t>
      </w:r>
      <w:r w:rsidR="00B855B9" w:rsidRPr="001D675D">
        <w:rPr>
          <w:highlight w:val="yellow"/>
        </w:rPr>
        <w:t>multiple</w:t>
      </w:r>
      <w:r w:rsidR="008C6E39" w:rsidRPr="001D675D">
        <w:rPr>
          <w:highlight w:val="yellow"/>
        </w:rPr>
        <w:t xml:space="preserve"> Hydraulic Model </w:t>
      </w:r>
      <w:r w:rsidR="00624D2F" w:rsidRPr="001D675D">
        <w:rPr>
          <w:highlight w:val="yellow"/>
        </w:rPr>
        <w:t>R</w:t>
      </w:r>
      <w:r w:rsidR="00624D2F">
        <w:rPr>
          <w:highlight w:val="yellow"/>
        </w:rPr>
        <w:t>e</w:t>
      </w:r>
      <w:r w:rsidR="00624D2F" w:rsidRPr="001D675D">
        <w:rPr>
          <w:highlight w:val="yellow"/>
        </w:rPr>
        <w:t>ports</w:t>
      </w:r>
      <w:r w:rsidR="008C6E39" w:rsidRPr="001D675D">
        <w:rPr>
          <w:highlight w:val="yellow"/>
        </w:rPr>
        <w:t>.</w:t>
      </w:r>
      <w:r w:rsidR="001D7A80" w:rsidRPr="001D675D">
        <w:rPr>
          <w:highlight w:val="yellow"/>
        </w:rPr>
        <w:t xml:space="preserve"> This Section 5</w:t>
      </w:r>
      <w:r w:rsidR="00B07246">
        <w:rPr>
          <w:highlight w:val="yellow"/>
        </w:rPr>
        <w:t>.1 outline may be</w:t>
      </w:r>
      <w:r w:rsidR="001D7A80" w:rsidRPr="001D675D">
        <w:rPr>
          <w:highlight w:val="yellow"/>
        </w:rPr>
        <w:t xml:space="preserve"> repeated mulitple times</w:t>
      </w:r>
      <w:r w:rsidR="001D675D" w:rsidRPr="001D675D">
        <w:rPr>
          <w:highlight w:val="yellow"/>
        </w:rPr>
        <w:t xml:space="preserve"> for various hydraulic modeling units</w:t>
      </w:r>
      <w:r w:rsidR="00B855B9">
        <w:t>.</w:t>
      </w:r>
    </w:p>
    <w:p w14:paraId="7AB0D33F" w14:textId="7BC22896" w:rsidR="00EE7B2B" w:rsidRDefault="00EE7B2B" w:rsidP="004A7E4A">
      <w:pPr>
        <w:pStyle w:val="Heading2"/>
      </w:pPr>
      <w:bookmarkStart w:id="74" w:name="_Toc216785423"/>
      <w:r>
        <w:t>Model Unit 1</w:t>
      </w:r>
      <w:r w:rsidR="00EE3A28">
        <w:t>—Hydraulic modeling</w:t>
      </w:r>
      <w:bookmarkEnd w:id="74"/>
    </w:p>
    <w:p w14:paraId="1198EF51" w14:textId="6E923965" w:rsidR="00791CC4" w:rsidRDefault="00791CC4" w:rsidP="004A7E4A">
      <w:pPr>
        <w:pStyle w:val="Heading3"/>
      </w:pPr>
      <w:bookmarkStart w:id="75" w:name="_Toc216785424"/>
      <w:r>
        <w:t>Hydraulic Model Development</w:t>
      </w:r>
      <w:bookmarkEnd w:id="73"/>
      <w:bookmarkEnd w:id="75"/>
    </w:p>
    <w:p w14:paraId="7D6825C7" w14:textId="3CC5C7E7" w:rsidR="007225C8" w:rsidRDefault="007225C8" w:rsidP="00A15784">
      <w:pPr>
        <w:pStyle w:val="MMCbodytext"/>
      </w:pPr>
      <w:r>
        <w:t>Modeling Unit Extent</w:t>
      </w:r>
    </w:p>
    <w:p w14:paraId="3A7D2734" w14:textId="3BDEE6EF" w:rsidR="007225C8" w:rsidRDefault="007225C8" w:rsidP="00A15784">
      <w:pPr>
        <w:pStyle w:val="MMCbodytext"/>
      </w:pPr>
      <w:r>
        <w:t>Boundary Conditions</w:t>
      </w:r>
    </w:p>
    <w:p w14:paraId="2D90C8E9" w14:textId="4BE551A8" w:rsidR="00DB4432" w:rsidRDefault="0068192D" w:rsidP="00A15784">
      <w:pPr>
        <w:pStyle w:val="MMCbodytext"/>
      </w:pPr>
      <w:r>
        <w:t>Key Streams</w:t>
      </w:r>
    </w:p>
    <w:p w14:paraId="712BF321" w14:textId="0E9A7603" w:rsidR="0068192D" w:rsidRDefault="0068192D" w:rsidP="00A15784">
      <w:pPr>
        <w:pStyle w:val="MMCbodytext"/>
      </w:pPr>
      <w:r>
        <w:t>Other Streams</w:t>
      </w:r>
    </w:p>
    <w:p w14:paraId="6DECC9F9" w14:textId="24E9849A" w:rsidR="006C2CFA" w:rsidRDefault="006C2CFA" w:rsidP="00A15784">
      <w:pPr>
        <w:pStyle w:val="MMCbodytext"/>
      </w:pPr>
      <w:r>
        <w:t>Dam Treatment Scope</w:t>
      </w:r>
    </w:p>
    <w:p w14:paraId="2E175F1B" w14:textId="77777777" w:rsidR="006C2CFA" w:rsidRDefault="006C2CFA" w:rsidP="00A15784">
      <w:pPr>
        <w:pStyle w:val="MMCbodytext"/>
      </w:pPr>
      <w:r>
        <w:t>Levee Alignment and Crest Data</w:t>
      </w:r>
    </w:p>
    <w:p w14:paraId="195418D9" w14:textId="305953B3" w:rsidR="00CF219C" w:rsidRDefault="00CF219C" w:rsidP="00A15784">
      <w:pPr>
        <w:pStyle w:val="MMCbodytext"/>
      </w:pPr>
      <w:r>
        <w:t>Categories for Mesh Development</w:t>
      </w:r>
    </w:p>
    <w:p w14:paraId="2F9FD9BF" w14:textId="77777777" w:rsidR="00E05CC3" w:rsidRDefault="00E05CC3" w:rsidP="00A15784">
      <w:pPr>
        <w:pStyle w:val="MMCbodytext"/>
      </w:pPr>
      <w:r>
        <w:t>Mesh Development Process</w:t>
      </w:r>
    </w:p>
    <w:p w14:paraId="5861D3A4" w14:textId="7AB76A21" w:rsidR="00BA6466" w:rsidRDefault="00BA6466" w:rsidP="00A15784">
      <w:pPr>
        <w:pStyle w:val="MMCbodytext"/>
      </w:pPr>
      <w:r>
        <w:t xml:space="preserve">Breach </w:t>
      </w:r>
      <w:r w:rsidR="00DB4432">
        <w:t>Locations and Parameters</w:t>
      </w:r>
    </w:p>
    <w:p w14:paraId="37CC8A02" w14:textId="43C09BA8" w:rsidR="00F860CC" w:rsidRDefault="00F860CC" w:rsidP="00A15784">
      <w:pPr>
        <w:pStyle w:val="MMCbodytext"/>
      </w:pPr>
      <w:r>
        <w:t>Simulation Settings</w:t>
      </w:r>
    </w:p>
    <w:p w14:paraId="12D5B99D" w14:textId="297C175F" w:rsidR="00791CC4" w:rsidRDefault="00791CC4" w:rsidP="004A7E4A">
      <w:pPr>
        <w:pStyle w:val="Heading3"/>
      </w:pPr>
      <w:bookmarkStart w:id="76" w:name="_Toc193793268"/>
      <w:bookmarkStart w:id="77" w:name="_Toc216785425"/>
      <w:r>
        <w:t>Hydraulic Model Results</w:t>
      </w:r>
      <w:bookmarkEnd w:id="76"/>
      <w:bookmarkEnd w:id="77"/>
    </w:p>
    <w:p w14:paraId="4D6B4BBC" w14:textId="29CA6954" w:rsidR="00791CC4" w:rsidRDefault="00791CC4" w:rsidP="004A7E4A">
      <w:pPr>
        <w:pStyle w:val="Heading4"/>
      </w:pPr>
      <w:bookmarkStart w:id="78" w:name="_Toc193793269"/>
      <w:r>
        <w:t>Historic Events</w:t>
      </w:r>
      <w:bookmarkEnd w:id="78"/>
    </w:p>
    <w:p w14:paraId="6E14429D" w14:textId="774F536D" w:rsidR="004D6C1E" w:rsidRDefault="004D6C1E" w:rsidP="00A15784">
      <w:pPr>
        <w:pStyle w:val="MMCbodytext"/>
      </w:pPr>
      <w:r>
        <w:t>Calibration Process</w:t>
      </w:r>
    </w:p>
    <w:p w14:paraId="167AC46A" w14:textId="33D9D163" w:rsidR="00E05CC3" w:rsidRDefault="004D6C1E" w:rsidP="00A15784">
      <w:pPr>
        <w:pStyle w:val="MMCbodytext"/>
      </w:pPr>
      <w:r>
        <w:t xml:space="preserve">Calibration </w:t>
      </w:r>
      <w:r w:rsidR="00E05CC3">
        <w:t>Key Adjustments</w:t>
      </w:r>
    </w:p>
    <w:p w14:paraId="2465C835" w14:textId="34FE0BAE" w:rsidR="00762C80" w:rsidRDefault="00762C80" w:rsidP="00A15784">
      <w:pPr>
        <w:pStyle w:val="MMCbodytext"/>
      </w:pPr>
      <w:r>
        <w:t>Sensitivity Tests</w:t>
      </w:r>
    </w:p>
    <w:p w14:paraId="01EC9F1F" w14:textId="1518A8E6" w:rsidR="000618E3" w:rsidRDefault="000618E3" w:rsidP="00A15784">
      <w:pPr>
        <w:pStyle w:val="MMCbodytext"/>
      </w:pPr>
      <w:r>
        <w:t>Calibration results</w:t>
      </w:r>
    </w:p>
    <w:p w14:paraId="4F3B380D" w14:textId="74888F86" w:rsidR="000618E3" w:rsidRDefault="00801CE5" w:rsidP="00A15784">
      <w:pPr>
        <w:pStyle w:val="MMCbodytext"/>
      </w:pPr>
      <w:r>
        <w:t>Flow hydrograph metrics</w:t>
      </w:r>
    </w:p>
    <w:p w14:paraId="61C53189" w14:textId="0387C0A2" w:rsidR="00801CE5" w:rsidRDefault="00801CE5" w:rsidP="00A15784">
      <w:pPr>
        <w:pStyle w:val="MMCbodytext"/>
      </w:pPr>
      <w:r>
        <w:t>Stage hydrograph metrics</w:t>
      </w:r>
    </w:p>
    <w:p w14:paraId="37AC96AC" w14:textId="09184D2D" w:rsidR="00801CE5" w:rsidRDefault="00801CE5" w:rsidP="00A15784">
      <w:pPr>
        <w:pStyle w:val="MMCbodytext"/>
      </w:pPr>
      <w:r>
        <w:t>Peak Flow</w:t>
      </w:r>
    </w:p>
    <w:p w14:paraId="5CC4A8C1" w14:textId="40F8D67B" w:rsidR="00801CE5" w:rsidRDefault="008B66B6" w:rsidP="00A15784">
      <w:pPr>
        <w:pStyle w:val="MMCbodytext"/>
      </w:pPr>
      <w:r>
        <w:t>Peak Stage</w:t>
      </w:r>
    </w:p>
    <w:p w14:paraId="7D915E5E" w14:textId="23108796" w:rsidR="00801CE5" w:rsidRPr="000618E3" w:rsidRDefault="00801CE5" w:rsidP="00A15784">
      <w:pPr>
        <w:pStyle w:val="MMCbodytext"/>
      </w:pPr>
      <w:r>
        <w:t>Rating Curve Comparisons</w:t>
      </w:r>
    </w:p>
    <w:p w14:paraId="4D1F5B9F" w14:textId="44332D9A" w:rsidR="00791CC4" w:rsidRDefault="00791CC4" w:rsidP="004A7E4A">
      <w:pPr>
        <w:pStyle w:val="Heading4"/>
      </w:pPr>
      <w:bookmarkStart w:id="79" w:name="_Toc193793270"/>
      <w:r>
        <w:lastRenderedPageBreak/>
        <w:t>Model Stability</w:t>
      </w:r>
      <w:bookmarkEnd w:id="79"/>
    </w:p>
    <w:p w14:paraId="7B4A4E58" w14:textId="1FF8136E" w:rsidR="008B66B6" w:rsidRDefault="00D55777" w:rsidP="00A15784">
      <w:pPr>
        <w:pStyle w:val="MMCbodytext"/>
      </w:pPr>
      <w:r>
        <w:t xml:space="preserve">Percent </w:t>
      </w:r>
      <w:r w:rsidR="008B66B6">
        <w:t>error</w:t>
      </w:r>
    </w:p>
    <w:p w14:paraId="0985E292" w14:textId="00F17A07" w:rsidR="001C1755" w:rsidRDefault="001C1755" w:rsidP="00A15784">
      <w:pPr>
        <w:pStyle w:val="MMCbodytext"/>
      </w:pPr>
      <w:r>
        <w:t xml:space="preserve">Alignment with </w:t>
      </w:r>
      <w:r w:rsidR="00B81044">
        <w:t>HMS results</w:t>
      </w:r>
    </w:p>
    <w:p w14:paraId="026BC24E" w14:textId="77777777" w:rsidR="007D3954" w:rsidRDefault="000618E3" w:rsidP="00A15784">
      <w:pPr>
        <w:pStyle w:val="MMCbodytext"/>
      </w:pPr>
      <w:r>
        <w:t>Stress testing</w:t>
      </w:r>
    </w:p>
    <w:p w14:paraId="7B09CCBA" w14:textId="2E125035" w:rsidR="007D3954" w:rsidRDefault="007D3954" w:rsidP="004A7E4A">
      <w:pPr>
        <w:pStyle w:val="Heading3"/>
      </w:pPr>
      <w:bookmarkStart w:id="80" w:name="_Toc216785426"/>
      <w:r>
        <w:t>Hydraulic Model Data Delivery</w:t>
      </w:r>
      <w:bookmarkEnd w:id="80"/>
    </w:p>
    <w:p w14:paraId="55307859" w14:textId="5BD3E13B" w:rsidR="00791CC4" w:rsidRDefault="007D3954" w:rsidP="00A15784">
      <w:pPr>
        <w:pStyle w:val="MMCbodytext"/>
      </w:pPr>
      <w:r>
        <w:t>[point to delivered final data on model library]</w:t>
      </w:r>
    </w:p>
    <w:p w14:paraId="60C9B33B" w14:textId="56F242D4" w:rsidR="00F307A1" w:rsidRDefault="00F307A1" w:rsidP="004A7E4A">
      <w:pPr>
        <w:pStyle w:val="Heading2"/>
      </w:pPr>
      <w:bookmarkStart w:id="81" w:name="_Toc216785427"/>
      <w:r>
        <w:t>Model Unit 2—Hydraulic modeling</w:t>
      </w:r>
      <w:bookmarkEnd w:id="81"/>
    </w:p>
    <w:p w14:paraId="34EDBDE5" w14:textId="77777777" w:rsidR="00F307A1" w:rsidRDefault="00F307A1" w:rsidP="004A7E4A">
      <w:pPr>
        <w:pStyle w:val="Heading3"/>
      </w:pPr>
      <w:bookmarkStart w:id="82" w:name="_Toc216785428"/>
      <w:r>
        <w:t>Hydraulic Model Development</w:t>
      </w:r>
      <w:bookmarkEnd w:id="82"/>
    </w:p>
    <w:p w14:paraId="1F9ABD68" w14:textId="77777777" w:rsidR="00F307A1" w:rsidRDefault="00F307A1" w:rsidP="00F307A1">
      <w:pPr>
        <w:pStyle w:val="MMCbodytext"/>
      </w:pPr>
      <w:r>
        <w:t>Modeling Unit Extent</w:t>
      </w:r>
    </w:p>
    <w:p w14:paraId="0E60EFA3" w14:textId="77777777" w:rsidR="00F307A1" w:rsidRDefault="00F307A1" w:rsidP="00F307A1">
      <w:pPr>
        <w:pStyle w:val="MMCbodytext"/>
      </w:pPr>
      <w:r>
        <w:t>Boundary Conditions</w:t>
      </w:r>
    </w:p>
    <w:p w14:paraId="37D6042D" w14:textId="77777777" w:rsidR="00F307A1" w:rsidRDefault="00F307A1" w:rsidP="00F307A1">
      <w:pPr>
        <w:pStyle w:val="MMCbodytext"/>
      </w:pPr>
      <w:r>
        <w:t>Key Streams</w:t>
      </w:r>
    </w:p>
    <w:p w14:paraId="286B0286" w14:textId="77777777" w:rsidR="00F307A1" w:rsidRDefault="00F307A1" w:rsidP="00F307A1">
      <w:pPr>
        <w:pStyle w:val="MMCbodytext"/>
      </w:pPr>
      <w:r>
        <w:t>Other Streams</w:t>
      </w:r>
    </w:p>
    <w:p w14:paraId="2C4C8FCB" w14:textId="77777777" w:rsidR="00F307A1" w:rsidRDefault="00F307A1" w:rsidP="00F307A1">
      <w:pPr>
        <w:pStyle w:val="MMCbodytext"/>
      </w:pPr>
      <w:r>
        <w:t>Dam Treatment Scope</w:t>
      </w:r>
    </w:p>
    <w:p w14:paraId="103532AB" w14:textId="77777777" w:rsidR="00F307A1" w:rsidRDefault="00F307A1" w:rsidP="00F307A1">
      <w:pPr>
        <w:pStyle w:val="MMCbodytext"/>
      </w:pPr>
      <w:r>
        <w:t>Levee Alignment and Crest Data</w:t>
      </w:r>
    </w:p>
    <w:p w14:paraId="63E58E61" w14:textId="77777777" w:rsidR="00F307A1" w:rsidRDefault="00F307A1" w:rsidP="00F307A1">
      <w:pPr>
        <w:pStyle w:val="MMCbodytext"/>
      </w:pPr>
      <w:r>
        <w:t>Categories for Mesh Development</w:t>
      </w:r>
    </w:p>
    <w:p w14:paraId="78940B48" w14:textId="77777777" w:rsidR="00F307A1" w:rsidRDefault="00F307A1" w:rsidP="00F307A1">
      <w:pPr>
        <w:pStyle w:val="MMCbodytext"/>
      </w:pPr>
      <w:r>
        <w:t>Mesh Development Process</w:t>
      </w:r>
    </w:p>
    <w:p w14:paraId="6281C682" w14:textId="77777777" w:rsidR="00F307A1" w:rsidRDefault="00F307A1" w:rsidP="00F307A1">
      <w:pPr>
        <w:pStyle w:val="MMCbodytext"/>
      </w:pPr>
      <w:r>
        <w:t>Breach Locations and Parameters</w:t>
      </w:r>
    </w:p>
    <w:p w14:paraId="27A96516" w14:textId="77777777" w:rsidR="00F307A1" w:rsidRDefault="00F307A1" w:rsidP="00F307A1">
      <w:pPr>
        <w:pStyle w:val="MMCbodytext"/>
      </w:pPr>
      <w:r>
        <w:t>Simulation Settings</w:t>
      </w:r>
    </w:p>
    <w:p w14:paraId="2897BA23" w14:textId="77777777" w:rsidR="00F307A1" w:rsidRDefault="00F307A1" w:rsidP="004A7E4A">
      <w:pPr>
        <w:pStyle w:val="Heading3"/>
      </w:pPr>
      <w:bookmarkStart w:id="83" w:name="_Toc216785429"/>
      <w:r>
        <w:t>Hydraulic Model Results</w:t>
      </w:r>
      <w:bookmarkEnd w:id="83"/>
    </w:p>
    <w:p w14:paraId="5FCC8C95" w14:textId="77777777" w:rsidR="00F307A1" w:rsidRDefault="00F307A1" w:rsidP="004A7E4A">
      <w:pPr>
        <w:pStyle w:val="Heading4"/>
      </w:pPr>
      <w:r>
        <w:t>Historic Events</w:t>
      </w:r>
    </w:p>
    <w:p w14:paraId="453A0EFD" w14:textId="77777777" w:rsidR="00F307A1" w:rsidRDefault="00F307A1" w:rsidP="00F307A1">
      <w:pPr>
        <w:pStyle w:val="MMCbodytext"/>
      </w:pPr>
      <w:r>
        <w:t>Calibration Process</w:t>
      </w:r>
    </w:p>
    <w:p w14:paraId="5F5DD819" w14:textId="77777777" w:rsidR="00F307A1" w:rsidRDefault="00F307A1" w:rsidP="00F307A1">
      <w:pPr>
        <w:pStyle w:val="MMCbodytext"/>
      </w:pPr>
      <w:r>
        <w:t>Calibration Key Adjustments</w:t>
      </w:r>
    </w:p>
    <w:p w14:paraId="2E382F45" w14:textId="77777777" w:rsidR="00F307A1" w:rsidRDefault="00F307A1" w:rsidP="00F307A1">
      <w:pPr>
        <w:pStyle w:val="MMCbodytext"/>
      </w:pPr>
      <w:r>
        <w:t>Sensitivity Tests</w:t>
      </w:r>
    </w:p>
    <w:p w14:paraId="3C7A2B08" w14:textId="77777777" w:rsidR="00F307A1" w:rsidRDefault="00F307A1" w:rsidP="00F307A1">
      <w:pPr>
        <w:pStyle w:val="MMCbodytext"/>
      </w:pPr>
      <w:r>
        <w:t>Calibration results</w:t>
      </w:r>
    </w:p>
    <w:p w14:paraId="35D197E4" w14:textId="77777777" w:rsidR="00F307A1" w:rsidRDefault="00F307A1" w:rsidP="00F307A1">
      <w:pPr>
        <w:pStyle w:val="MMCbodytext"/>
      </w:pPr>
      <w:r>
        <w:t>Flow hydrograph metrics</w:t>
      </w:r>
    </w:p>
    <w:p w14:paraId="44BCD254" w14:textId="77777777" w:rsidR="00F307A1" w:rsidRDefault="00F307A1" w:rsidP="00F307A1">
      <w:pPr>
        <w:pStyle w:val="MMCbodytext"/>
      </w:pPr>
      <w:r>
        <w:t>Stage hydrograph metrics</w:t>
      </w:r>
    </w:p>
    <w:p w14:paraId="1ADDCBD1" w14:textId="77777777" w:rsidR="00F307A1" w:rsidRDefault="00F307A1" w:rsidP="00F307A1">
      <w:pPr>
        <w:pStyle w:val="MMCbodytext"/>
      </w:pPr>
      <w:r>
        <w:lastRenderedPageBreak/>
        <w:t>Peak Flow</w:t>
      </w:r>
    </w:p>
    <w:p w14:paraId="49E0C899" w14:textId="77777777" w:rsidR="00F307A1" w:rsidRDefault="00F307A1" w:rsidP="00F307A1">
      <w:pPr>
        <w:pStyle w:val="MMCbodytext"/>
      </w:pPr>
      <w:r>
        <w:t>Peak Stage</w:t>
      </w:r>
    </w:p>
    <w:p w14:paraId="4F7C6DD9" w14:textId="77777777" w:rsidR="00F307A1" w:rsidRPr="000618E3" w:rsidRDefault="00F307A1" w:rsidP="00F307A1">
      <w:pPr>
        <w:pStyle w:val="MMCbodytext"/>
      </w:pPr>
      <w:r>
        <w:t>Rating Curve Comparisons</w:t>
      </w:r>
    </w:p>
    <w:p w14:paraId="738EF69F" w14:textId="77777777" w:rsidR="00F307A1" w:rsidRDefault="00F307A1" w:rsidP="004A7E4A">
      <w:pPr>
        <w:pStyle w:val="Heading4"/>
      </w:pPr>
      <w:r>
        <w:t>Model Stability</w:t>
      </w:r>
    </w:p>
    <w:p w14:paraId="4E9814F7" w14:textId="77777777" w:rsidR="00F307A1" w:rsidRDefault="00F307A1" w:rsidP="00F307A1">
      <w:pPr>
        <w:pStyle w:val="MMCbodytext"/>
      </w:pPr>
      <w:r>
        <w:t>Percent error</w:t>
      </w:r>
    </w:p>
    <w:p w14:paraId="3B693474" w14:textId="77777777" w:rsidR="00F307A1" w:rsidRDefault="00F307A1" w:rsidP="00F307A1">
      <w:pPr>
        <w:pStyle w:val="MMCbodytext"/>
      </w:pPr>
      <w:r>
        <w:t>Alignment with HMS results</w:t>
      </w:r>
    </w:p>
    <w:p w14:paraId="4E0E0F1F" w14:textId="77777777" w:rsidR="00F307A1" w:rsidRDefault="00F307A1" w:rsidP="00F307A1">
      <w:pPr>
        <w:pStyle w:val="MMCbodytext"/>
      </w:pPr>
      <w:r>
        <w:t>Stress testing</w:t>
      </w:r>
    </w:p>
    <w:p w14:paraId="0C66EEF5" w14:textId="77777777" w:rsidR="00F307A1" w:rsidRDefault="00F307A1" w:rsidP="004A7E4A">
      <w:pPr>
        <w:pStyle w:val="Heading3"/>
      </w:pPr>
      <w:bookmarkStart w:id="84" w:name="_Toc216785430"/>
      <w:r>
        <w:t>Hydraulic Model Data Delivery</w:t>
      </w:r>
      <w:bookmarkEnd w:id="84"/>
    </w:p>
    <w:p w14:paraId="63E9E68C" w14:textId="77777777" w:rsidR="00F307A1" w:rsidRDefault="00F307A1" w:rsidP="00F307A1">
      <w:pPr>
        <w:pStyle w:val="MMCbodytext"/>
      </w:pPr>
      <w:r>
        <w:t>[point to delivered final data on model library]</w:t>
      </w:r>
    </w:p>
    <w:p w14:paraId="7EE99E7B" w14:textId="28134FA7" w:rsidR="00F307A1" w:rsidRDefault="00F307A1" w:rsidP="004A7E4A">
      <w:pPr>
        <w:pStyle w:val="Heading2"/>
      </w:pPr>
      <w:bookmarkStart w:id="85" w:name="_Toc216785431"/>
      <w:r>
        <w:t>Model Unit 3—Hydraulic modeling</w:t>
      </w:r>
      <w:bookmarkEnd w:id="85"/>
    </w:p>
    <w:p w14:paraId="6371D52F" w14:textId="77777777" w:rsidR="00F307A1" w:rsidRDefault="00F307A1" w:rsidP="004A7E4A">
      <w:pPr>
        <w:pStyle w:val="Heading3"/>
      </w:pPr>
      <w:bookmarkStart w:id="86" w:name="_Toc216785432"/>
      <w:r>
        <w:t>Hydraulic Model Development</w:t>
      </w:r>
      <w:bookmarkEnd w:id="86"/>
    </w:p>
    <w:p w14:paraId="210C653C" w14:textId="77777777" w:rsidR="00F307A1" w:rsidRDefault="00F307A1" w:rsidP="00F307A1">
      <w:pPr>
        <w:pStyle w:val="MMCbodytext"/>
      </w:pPr>
      <w:r>
        <w:t>Modeling Unit Extent</w:t>
      </w:r>
    </w:p>
    <w:p w14:paraId="73947D9E" w14:textId="77777777" w:rsidR="00F307A1" w:rsidRDefault="00F307A1" w:rsidP="00F307A1">
      <w:pPr>
        <w:pStyle w:val="MMCbodytext"/>
      </w:pPr>
      <w:r>
        <w:t>Boundary Conditions</w:t>
      </w:r>
    </w:p>
    <w:p w14:paraId="22A419E6" w14:textId="77777777" w:rsidR="00F307A1" w:rsidRDefault="00F307A1" w:rsidP="00F307A1">
      <w:pPr>
        <w:pStyle w:val="MMCbodytext"/>
      </w:pPr>
      <w:r>
        <w:t>Key Streams</w:t>
      </w:r>
    </w:p>
    <w:p w14:paraId="0C825E01" w14:textId="77777777" w:rsidR="00F307A1" w:rsidRDefault="00F307A1" w:rsidP="00F307A1">
      <w:pPr>
        <w:pStyle w:val="MMCbodytext"/>
      </w:pPr>
      <w:r>
        <w:t>Other Streams</w:t>
      </w:r>
    </w:p>
    <w:p w14:paraId="005D10DA" w14:textId="77777777" w:rsidR="00F307A1" w:rsidRDefault="00F307A1" w:rsidP="00F307A1">
      <w:pPr>
        <w:pStyle w:val="MMCbodytext"/>
      </w:pPr>
      <w:r>
        <w:t>Dam Treatment Scope</w:t>
      </w:r>
    </w:p>
    <w:p w14:paraId="0D5C2F6C" w14:textId="77777777" w:rsidR="00F307A1" w:rsidRDefault="00F307A1" w:rsidP="00F307A1">
      <w:pPr>
        <w:pStyle w:val="MMCbodytext"/>
      </w:pPr>
      <w:r>
        <w:t>Levee Alignment and Crest Data</w:t>
      </w:r>
    </w:p>
    <w:p w14:paraId="24940CDE" w14:textId="77777777" w:rsidR="00F307A1" w:rsidRDefault="00F307A1" w:rsidP="00F307A1">
      <w:pPr>
        <w:pStyle w:val="MMCbodytext"/>
      </w:pPr>
      <w:r>
        <w:t>Categories for Mesh Development</w:t>
      </w:r>
    </w:p>
    <w:p w14:paraId="5EBE5F31" w14:textId="77777777" w:rsidR="00F307A1" w:rsidRDefault="00F307A1" w:rsidP="00F307A1">
      <w:pPr>
        <w:pStyle w:val="MMCbodytext"/>
      </w:pPr>
      <w:r>
        <w:t>Mesh Development Process</w:t>
      </w:r>
    </w:p>
    <w:p w14:paraId="4856D635" w14:textId="77777777" w:rsidR="00F307A1" w:rsidRDefault="00F307A1" w:rsidP="00F307A1">
      <w:pPr>
        <w:pStyle w:val="MMCbodytext"/>
      </w:pPr>
      <w:r>
        <w:t>Breach Locations and Parameters</w:t>
      </w:r>
    </w:p>
    <w:p w14:paraId="46648F50" w14:textId="77777777" w:rsidR="00F307A1" w:rsidRDefault="00F307A1" w:rsidP="00F307A1">
      <w:pPr>
        <w:pStyle w:val="MMCbodytext"/>
      </w:pPr>
      <w:r>
        <w:t>Simulation Settings</w:t>
      </w:r>
    </w:p>
    <w:p w14:paraId="1ADAC4A9" w14:textId="77777777" w:rsidR="00F307A1" w:rsidRDefault="00F307A1" w:rsidP="004A7E4A">
      <w:pPr>
        <w:pStyle w:val="Heading3"/>
      </w:pPr>
      <w:bookmarkStart w:id="87" w:name="_Toc216785433"/>
      <w:r>
        <w:t>Hydraulic Model Results</w:t>
      </w:r>
      <w:bookmarkEnd w:id="87"/>
    </w:p>
    <w:p w14:paraId="55B73DA4" w14:textId="77777777" w:rsidR="00F307A1" w:rsidRDefault="00F307A1" w:rsidP="004A7E4A">
      <w:pPr>
        <w:pStyle w:val="Heading4"/>
      </w:pPr>
      <w:r>
        <w:t>Historic Events</w:t>
      </w:r>
    </w:p>
    <w:p w14:paraId="71C4A9E5" w14:textId="77777777" w:rsidR="00F307A1" w:rsidRDefault="00F307A1" w:rsidP="00F307A1">
      <w:pPr>
        <w:pStyle w:val="MMCbodytext"/>
      </w:pPr>
      <w:r>
        <w:t>Calibration Process</w:t>
      </w:r>
    </w:p>
    <w:p w14:paraId="20B6B6EC" w14:textId="77777777" w:rsidR="00F307A1" w:rsidRDefault="00F307A1" w:rsidP="00F307A1">
      <w:pPr>
        <w:pStyle w:val="MMCbodytext"/>
      </w:pPr>
      <w:r>
        <w:t>Calibration Key Adjustments</w:t>
      </w:r>
    </w:p>
    <w:p w14:paraId="1C94319C" w14:textId="77777777" w:rsidR="00F307A1" w:rsidRDefault="00F307A1" w:rsidP="00F307A1">
      <w:pPr>
        <w:pStyle w:val="MMCbodytext"/>
      </w:pPr>
      <w:r>
        <w:t>Sensitivity Tests</w:t>
      </w:r>
    </w:p>
    <w:p w14:paraId="7C3FF826" w14:textId="77777777" w:rsidR="00F307A1" w:rsidRDefault="00F307A1" w:rsidP="00F307A1">
      <w:pPr>
        <w:pStyle w:val="MMCbodytext"/>
      </w:pPr>
      <w:r>
        <w:lastRenderedPageBreak/>
        <w:t>Calibration results</w:t>
      </w:r>
    </w:p>
    <w:p w14:paraId="3D1FB8C6" w14:textId="77777777" w:rsidR="00F307A1" w:rsidRDefault="00F307A1" w:rsidP="00F307A1">
      <w:pPr>
        <w:pStyle w:val="MMCbodytext"/>
      </w:pPr>
      <w:r>
        <w:t>Flow hydrograph metrics</w:t>
      </w:r>
    </w:p>
    <w:p w14:paraId="05005E39" w14:textId="77777777" w:rsidR="00F307A1" w:rsidRDefault="00F307A1" w:rsidP="00F307A1">
      <w:pPr>
        <w:pStyle w:val="MMCbodytext"/>
      </w:pPr>
      <w:r>
        <w:t>Stage hydrograph metrics</w:t>
      </w:r>
    </w:p>
    <w:p w14:paraId="7A2B5F76" w14:textId="77777777" w:rsidR="00F307A1" w:rsidRDefault="00F307A1" w:rsidP="00F307A1">
      <w:pPr>
        <w:pStyle w:val="MMCbodytext"/>
      </w:pPr>
      <w:r>
        <w:t>Peak Flow</w:t>
      </w:r>
    </w:p>
    <w:p w14:paraId="6CFA18E4" w14:textId="77777777" w:rsidR="00F307A1" w:rsidRDefault="00F307A1" w:rsidP="00F307A1">
      <w:pPr>
        <w:pStyle w:val="MMCbodytext"/>
      </w:pPr>
      <w:r>
        <w:t>Peak Stage</w:t>
      </w:r>
    </w:p>
    <w:p w14:paraId="5199D9BD" w14:textId="77777777" w:rsidR="00F307A1" w:rsidRPr="000618E3" w:rsidRDefault="00F307A1" w:rsidP="00F307A1">
      <w:pPr>
        <w:pStyle w:val="MMCbodytext"/>
      </w:pPr>
      <w:r>
        <w:t>Rating Curve Comparisons</w:t>
      </w:r>
    </w:p>
    <w:p w14:paraId="16430BB1" w14:textId="77777777" w:rsidR="00F307A1" w:rsidRDefault="00F307A1" w:rsidP="004A7E4A">
      <w:pPr>
        <w:pStyle w:val="Heading4"/>
      </w:pPr>
      <w:r>
        <w:t>Model Stability</w:t>
      </w:r>
    </w:p>
    <w:p w14:paraId="25244B96" w14:textId="77777777" w:rsidR="00F307A1" w:rsidRDefault="00F307A1" w:rsidP="00F307A1">
      <w:pPr>
        <w:pStyle w:val="MMCbodytext"/>
      </w:pPr>
      <w:r>
        <w:t>Percent error</w:t>
      </w:r>
    </w:p>
    <w:p w14:paraId="7C747B80" w14:textId="77777777" w:rsidR="00F307A1" w:rsidRDefault="00F307A1" w:rsidP="00F307A1">
      <w:pPr>
        <w:pStyle w:val="MMCbodytext"/>
      </w:pPr>
      <w:r>
        <w:t>Alignment with HMS results</w:t>
      </w:r>
    </w:p>
    <w:p w14:paraId="1BB2DEAE" w14:textId="77777777" w:rsidR="00F307A1" w:rsidRDefault="00F307A1" w:rsidP="00F307A1">
      <w:pPr>
        <w:pStyle w:val="MMCbodytext"/>
      </w:pPr>
      <w:r>
        <w:t>Stress testing</w:t>
      </w:r>
    </w:p>
    <w:p w14:paraId="38157262" w14:textId="77777777" w:rsidR="00F307A1" w:rsidRDefault="00F307A1" w:rsidP="004A7E4A">
      <w:pPr>
        <w:pStyle w:val="Heading3"/>
      </w:pPr>
      <w:bookmarkStart w:id="88" w:name="_Toc216785434"/>
      <w:r>
        <w:t>Hydraulic Model Data Delivery</w:t>
      </w:r>
      <w:bookmarkEnd w:id="88"/>
    </w:p>
    <w:p w14:paraId="15933D0D" w14:textId="41E06FB2" w:rsidR="00791CC4" w:rsidRDefault="00F307A1" w:rsidP="00D55777">
      <w:pPr>
        <w:pStyle w:val="MMCbodytext"/>
      </w:pPr>
      <w:r>
        <w:t>[point to delivered final data on model library]</w:t>
      </w:r>
    </w:p>
    <w:p w14:paraId="796BE2C3" w14:textId="77777777" w:rsidR="00F307A1" w:rsidRDefault="00F307A1" w:rsidP="00A15784">
      <w:pPr>
        <w:pStyle w:val="MMCbodytext"/>
        <w:sectPr w:rsidR="00F307A1" w:rsidSect="004A7E4A">
          <w:headerReference w:type="default" r:id="rId20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00F55B0B" w14:textId="088A5D5C" w:rsidR="00791CC4" w:rsidRDefault="001A5645" w:rsidP="004A7E4A">
      <w:pPr>
        <w:pStyle w:val="Heading1"/>
        <w:ind w:left="810"/>
      </w:pPr>
      <w:bookmarkStart w:id="91" w:name="_Toc193789888"/>
      <w:bookmarkStart w:id="92" w:name="_Toc193793271"/>
      <w:bookmarkStart w:id="93" w:name="_Toc196920115"/>
      <w:bookmarkStart w:id="94" w:name="_Toc203134045"/>
      <w:bookmarkStart w:id="95" w:name="_Toc216785435"/>
      <w:bookmarkEnd w:id="91"/>
      <w:bookmarkEnd w:id="92"/>
      <w:bookmarkEnd w:id="93"/>
      <w:bookmarkEnd w:id="94"/>
      <w:r>
        <w:lastRenderedPageBreak/>
        <w:t>—</w:t>
      </w:r>
      <w:bookmarkStart w:id="96" w:name="_Toc193793272"/>
      <w:r w:rsidR="00791CC4">
        <w:t>Consequences Modeling</w:t>
      </w:r>
      <w:bookmarkEnd w:id="95"/>
      <w:bookmarkEnd w:id="96"/>
    </w:p>
    <w:p w14:paraId="0A636B08" w14:textId="7F5E4C04" w:rsidR="00791CC4" w:rsidRDefault="00791CC4" w:rsidP="004A7E4A">
      <w:pPr>
        <w:pStyle w:val="Heading2"/>
      </w:pPr>
      <w:bookmarkStart w:id="97" w:name="_Toc193793273"/>
      <w:bookmarkStart w:id="98" w:name="_Toc216785436"/>
      <w:r>
        <w:t>Structure Inventory Source</w:t>
      </w:r>
      <w:bookmarkEnd w:id="97"/>
      <w:bookmarkEnd w:id="98"/>
    </w:p>
    <w:p w14:paraId="47AFF73E" w14:textId="458AEC15" w:rsidR="00791CC4" w:rsidRDefault="00791CC4" w:rsidP="004A7E4A">
      <w:pPr>
        <w:pStyle w:val="Heading2"/>
      </w:pPr>
      <w:bookmarkStart w:id="99" w:name="_Toc193793274"/>
      <w:bookmarkStart w:id="100" w:name="_Toc216785437"/>
      <w:r>
        <w:t>Adjustments to Structure Inventory</w:t>
      </w:r>
      <w:bookmarkEnd w:id="99"/>
      <w:bookmarkEnd w:id="100"/>
    </w:p>
    <w:p w14:paraId="622CA321" w14:textId="75489139" w:rsidR="00E8724B" w:rsidRDefault="00E8724B" w:rsidP="00A15784">
      <w:pPr>
        <w:pStyle w:val="MMCbodytext"/>
      </w:pPr>
      <w:r>
        <w:t>Structure inventory survey</w:t>
      </w:r>
    </w:p>
    <w:p w14:paraId="48061D0E" w14:textId="4C93EE5F" w:rsidR="00420292" w:rsidRDefault="00E8724B" w:rsidP="00A15784">
      <w:pPr>
        <w:pStyle w:val="MMCbodytext"/>
      </w:pPr>
      <w:r>
        <w:t>Event-based hazard maps</w:t>
      </w:r>
    </w:p>
    <w:p w14:paraId="4E0FE4A8" w14:textId="260DD7CE" w:rsidR="00E8724B" w:rsidRDefault="00E8724B" w:rsidP="004A7E4A">
      <w:pPr>
        <w:pStyle w:val="Heading2"/>
      </w:pPr>
      <w:bookmarkStart w:id="101" w:name="_Toc216785438"/>
      <w:r>
        <w:t>Structure Inventory Data Delivery</w:t>
      </w:r>
      <w:bookmarkEnd w:id="101"/>
    </w:p>
    <w:p w14:paraId="7C8B4B36" w14:textId="03C88EB6" w:rsidR="00791CC4" w:rsidRDefault="00E8724B" w:rsidP="00A15784">
      <w:pPr>
        <w:pStyle w:val="MMCbodytext"/>
      </w:pPr>
      <w:r>
        <w:t>[point to delivered final data on model library]</w:t>
      </w:r>
    </w:p>
    <w:p w14:paraId="093C4599" w14:textId="77777777" w:rsidR="00791CC4" w:rsidRDefault="00791CC4" w:rsidP="00791CC4">
      <w:pPr>
        <w:sectPr w:rsidR="00791CC4" w:rsidSect="004A7E4A">
          <w:headerReference w:type="default" r:id="rId21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DE5C8D6" w14:textId="7E4A9AED" w:rsidR="00791CC4" w:rsidRDefault="001A5645" w:rsidP="004A7E4A">
      <w:pPr>
        <w:pStyle w:val="Heading1"/>
        <w:ind w:left="810"/>
      </w:pPr>
      <w:bookmarkStart w:id="104" w:name="_Toc193789892"/>
      <w:bookmarkStart w:id="105" w:name="_Toc193793275"/>
      <w:bookmarkStart w:id="106" w:name="_Toc196920119"/>
      <w:bookmarkStart w:id="107" w:name="_Toc203134050"/>
      <w:bookmarkStart w:id="108" w:name="_Toc216785439"/>
      <w:bookmarkEnd w:id="104"/>
      <w:bookmarkEnd w:id="105"/>
      <w:bookmarkEnd w:id="106"/>
      <w:bookmarkEnd w:id="107"/>
      <w:r>
        <w:lastRenderedPageBreak/>
        <w:t>—</w:t>
      </w:r>
      <w:bookmarkStart w:id="109" w:name="_Toc193793276"/>
      <w:r w:rsidR="00744085">
        <w:t xml:space="preserve">Breach Locations and </w:t>
      </w:r>
      <w:r w:rsidR="00791CC4">
        <w:t>System Response</w:t>
      </w:r>
      <w:bookmarkEnd w:id="108"/>
      <w:bookmarkEnd w:id="109"/>
    </w:p>
    <w:p w14:paraId="0BFC1761" w14:textId="117A45B7" w:rsidR="00791CC4" w:rsidRDefault="00791CC4" w:rsidP="004A7E4A">
      <w:pPr>
        <w:pStyle w:val="Heading2"/>
      </w:pPr>
      <w:bookmarkStart w:id="110" w:name="_Toc193793278"/>
      <w:bookmarkStart w:id="111" w:name="_Toc216785440"/>
      <w:r>
        <w:t>Dams</w:t>
      </w:r>
      <w:bookmarkEnd w:id="110"/>
      <w:bookmarkEnd w:id="111"/>
    </w:p>
    <w:p w14:paraId="34D9E353" w14:textId="77777777" w:rsidR="00D55777" w:rsidRDefault="00D55777" w:rsidP="00D55777">
      <w:pPr>
        <w:pStyle w:val="MMCbodytext"/>
      </w:pPr>
      <w:r>
        <w:t>[body text]</w:t>
      </w:r>
    </w:p>
    <w:p w14:paraId="20921CDC" w14:textId="1BEFDF92" w:rsidR="00E805ED" w:rsidRDefault="00CC3A30" w:rsidP="004A7E4A">
      <w:pPr>
        <w:pStyle w:val="Heading3"/>
      </w:pPr>
      <w:bookmarkStart w:id="112" w:name="_Toc216785441"/>
      <w:r>
        <w:t>Dam to Breach</w:t>
      </w:r>
      <w:bookmarkEnd w:id="112"/>
    </w:p>
    <w:p w14:paraId="054D3ED4" w14:textId="4043F55A" w:rsidR="00CC3A30" w:rsidRDefault="00CC3A30" w:rsidP="00A15784">
      <w:pPr>
        <w:pStyle w:val="MMCbodytext"/>
      </w:pPr>
      <w:r>
        <w:t>Updated Listing of all dam breach locations and associated attributes</w:t>
      </w:r>
    </w:p>
    <w:p w14:paraId="4A1D2425" w14:textId="21696B7D" w:rsidR="00CC3A30" w:rsidRPr="00E805ED" w:rsidRDefault="00CC3A30" w:rsidP="00A15784">
      <w:pPr>
        <w:pStyle w:val="MMCbodytext"/>
      </w:pPr>
      <w:r>
        <w:t>Any unique aspects</w:t>
      </w:r>
    </w:p>
    <w:p w14:paraId="42996132" w14:textId="15F6EB1B" w:rsidR="00E805ED" w:rsidRDefault="007D7909" w:rsidP="004A7E4A">
      <w:pPr>
        <w:pStyle w:val="Heading3"/>
      </w:pPr>
      <w:bookmarkStart w:id="113" w:name="_Toc216785442"/>
      <w:r>
        <w:t xml:space="preserve">Dam </w:t>
      </w:r>
      <w:r w:rsidR="00E805ED">
        <w:t>SRP Curves</w:t>
      </w:r>
      <w:bookmarkEnd w:id="113"/>
    </w:p>
    <w:p w14:paraId="75B57C5A" w14:textId="037F3824" w:rsidR="00622AD5" w:rsidRPr="000442DB" w:rsidRDefault="00622AD5" w:rsidP="00A15784">
      <w:pPr>
        <w:pStyle w:val="MMCbodytext"/>
      </w:pPr>
      <w:r>
        <w:t>Source of SRP Curves</w:t>
      </w:r>
    </w:p>
    <w:p w14:paraId="4E707737" w14:textId="576252BD" w:rsidR="00622AD5" w:rsidRDefault="007D7909" w:rsidP="004A7E4A">
      <w:pPr>
        <w:pStyle w:val="Heading3"/>
      </w:pPr>
      <w:bookmarkStart w:id="114" w:name="_Toc216785443"/>
      <w:r>
        <w:t>Dam Breach Sampling Scheme</w:t>
      </w:r>
      <w:bookmarkEnd w:id="114"/>
    </w:p>
    <w:p w14:paraId="07E4F5C7" w14:textId="0FD01C68" w:rsidR="00622AD5" w:rsidRPr="00622AD5" w:rsidRDefault="00622AD5" w:rsidP="00A15784">
      <w:pPr>
        <w:pStyle w:val="MMCbodytext"/>
      </w:pPr>
      <w:r>
        <w:t>Breach Sampling Scheme Description</w:t>
      </w:r>
      <w:r w:rsidR="007D7909">
        <w:t>. Any unique aspects.</w:t>
      </w:r>
    </w:p>
    <w:p w14:paraId="6A100D7B" w14:textId="2F6ED2B6" w:rsidR="00791CC4" w:rsidRDefault="00791CC4" w:rsidP="004A7E4A">
      <w:pPr>
        <w:pStyle w:val="Heading2"/>
      </w:pPr>
      <w:bookmarkStart w:id="115" w:name="_Toc193793279"/>
      <w:bookmarkStart w:id="116" w:name="_Toc216785444"/>
      <w:r>
        <w:t>Levees</w:t>
      </w:r>
      <w:bookmarkEnd w:id="115"/>
      <w:bookmarkEnd w:id="116"/>
    </w:p>
    <w:p w14:paraId="6B1FC64D" w14:textId="77777777" w:rsidR="00D55777" w:rsidRDefault="00D55777" w:rsidP="00D55777">
      <w:pPr>
        <w:pStyle w:val="MMCbodytext"/>
      </w:pPr>
      <w:r>
        <w:t>[body text]</w:t>
      </w:r>
    </w:p>
    <w:p w14:paraId="72FDE670" w14:textId="4AE3C039" w:rsidR="00D2312D" w:rsidRDefault="00D2312D" w:rsidP="004A7E4A">
      <w:pPr>
        <w:pStyle w:val="Heading3"/>
      </w:pPr>
      <w:bookmarkStart w:id="117" w:name="_Toc216785445"/>
      <w:r>
        <w:t>Levee Breach Locations</w:t>
      </w:r>
      <w:bookmarkEnd w:id="117"/>
    </w:p>
    <w:p w14:paraId="4EC9F21E" w14:textId="52A98163" w:rsidR="005D4794" w:rsidRPr="00D2312D" w:rsidRDefault="00E34F59" w:rsidP="00A15784">
      <w:pPr>
        <w:pStyle w:val="MMCbodytext"/>
      </w:pPr>
      <w:r>
        <w:t>[</w:t>
      </w:r>
      <w:r w:rsidR="005D4794">
        <w:t xml:space="preserve">Updated from scoping phase. </w:t>
      </w:r>
      <w:r>
        <w:t xml:space="preserve">LCLs confirmed. Other Adjustments. </w:t>
      </w:r>
      <w:r w:rsidR="005D4794">
        <w:t>Describe.</w:t>
      </w:r>
      <w:r>
        <w:t>]</w:t>
      </w:r>
    </w:p>
    <w:p w14:paraId="77C53D6A" w14:textId="1934A830" w:rsidR="000442DB" w:rsidRDefault="007D7909" w:rsidP="004A7E4A">
      <w:pPr>
        <w:pStyle w:val="Heading3"/>
      </w:pPr>
      <w:bookmarkStart w:id="118" w:name="_Toc216785446"/>
      <w:r>
        <w:t xml:space="preserve">Levee </w:t>
      </w:r>
      <w:r w:rsidR="00624D2F" w:rsidRPr="00624D2F">
        <w:t xml:space="preserve">System Response Probability </w:t>
      </w:r>
      <w:r w:rsidR="000442DB">
        <w:t>Curves</w:t>
      </w:r>
      <w:bookmarkEnd w:id="118"/>
    </w:p>
    <w:p w14:paraId="2B539187" w14:textId="2D5D0F0A" w:rsidR="00717CA8" w:rsidRPr="000442DB" w:rsidRDefault="00D2312D" w:rsidP="00A15784">
      <w:pPr>
        <w:pStyle w:val="MMCbodytext"/>
      </w:pPr>
      <w:r>
        <w:t>[</w:t>
      </w:r>
      <w:r w:rsidR="00717CA8">
        <w:t xml:space="preserve">Sources. Development. Resulting </w:t>
      </w:r>
      <w:r w:rsidR="00624D2F" w:rsidRPr="00624D2F">
        <w:t>System Response Probabilit</w:t>
      </w:r>
      <w:r w:rsidR="00624D2F">
        <w:t>ies</w:t>
      </w:r>
      <w:r w:rsidR="00624D2F" w:rsidRPr="00624D2F">
        <w:t xml:space="preserve"> </w:t>
      </w:r>
      <w:r w:rsidR="00624D2F">
        <w:t>(</w:t>
      </w:r>
      <w:r w:rsidR="00717CA8">
        <w:t>SRPs</w:t>
      </w:r>
      <w:r w:rsidR="00624D2F">
        <w:t>)</w:t>
      </w:r>
      <w:r w:rsidR="00717CA8">
        <w:t>]</w:t>
      </w:r>
    </w:p>
    <w:p w14:paraId="025A218C" w14:textId="36B11542" w:rsidR="00FB4D66" w:rsidRDefault="0012431A" w:rsidP="00A15784">
      <w:pPr>
        <w:pStyle w:val="MMCbodytext"/>
      </w:pPr>
      <w:r>
        <w:t>Updated Listing of all breach locations and associated attributes (</w:t>
      </w:r>
      <w:r w:rsidR="000442DB">
        <w:t>see levee breach location table</w:t>
      </w:r>
      <w:r w:rsidR="00074ACC">
        <w:t>)</w:t>
      </w:r>
    </w:p>
    <w:p w14:paraId="6969C08B" w14:textId="4601463D" w:rsidR="0035639F" w:rsidRDefault="007D7909" w:rsidP="004A7E4A">
      <w:pPr>
        <w:pStyle w:val="Heading3"/>
      </w:pPr>
      <w:bookmarkStart w:id="119" w:name="_Toc216785447"/>
      <w:r>
        <w:t xml:space="preserve">Levee </w:t>
      </w:r>
      <w:r w:rsidR="0035639F">
        <w:t>Breach Sampling Scheme</w:t>
      </w:r>
      <w:bookmarkEnd w:id="119"/>
    </w:p>
    <w:p w14:paraId="7124BF16" w14:textId="3FC49480" w:rsidR="0034090E" w:rsidRDefault="0035639F" w:rsidP="00A15784">
      <w:pPr>
        <w:pStyle w:val="MMCbodytext"/>
      </w:pPr>
      <w:r>
        <w:t>[Scheme finalized. Describe here]</w:t>
      </w:r>
    </w:p>
    <w:p w14:paraId="0A20DBDB" w14:textId="2E5875BA" w:rsidR="00DA4DA2" w:rsidRDefault="00DA4DA2" w:rsidP="004A7E4A">
      <w:pPr>
        <w:pStyle w:val="Heading2"/>
      </w:pPr>
      <w:bookmarkStart w:id="120" w:name="_Toc216785448"/>
      <w:r>
        <w:t>Breach Data Delivery</w:t>
      </w:r>
      <w:bookmarkEnd w:id="120"/>
    </w:p>
    <w:p w14:paraId="65C6F113" w14:textId="1A3F42A7" w:rsidR="00791CC4" w:rsidRDefault="00DA4DA2" w:rsidP="00A15784">
      <w:pPr>
        <w:pStyle w:val="MMCbodytext"/>
      </w:pPr>
      <w:r>
        <w:t>[point to delivered final data on model library]</w:t>
      </w:r>
    </w:p>
    <w:p w14:paraId="6063F4F6" w14:textId="77777777" w:rsidR="00791CC4" w:rsidRDefault="00791CC4" w:rsidP="00791CC4">
      <w:pPr>
        <w:sectPr w:rsidR="00791CC4" w:rsidSect="004A7E4A">
          <w:headerReference w:type="default" r:id="rId22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5FCE59F2" w14:textId="6ACEAF81" w:rsidR="00791CC4" w:rsidRDefault="001A5645" w:rsidP="004A7E4A">
      <w:pPr>
        <w:pStyle w:val="Heading1"/>
        <w:ind w:left="810"/>
      </w:pPr>
      <w:bookmarkStart w:id="123" w:name="_Toc193789897"/>
      <w:bookmarkStart w:id="124" w:name="_Toc193793280"/>
      <w:bookmarkStart w:id="125" w:name="_Toc196920124"/>
      <w:bookmarkStart w:id="126" w:name="_Toc203134061"/>
      <w:bookmarkStart w:id="127" w:name="_Toc216785449"/>
      <w:bookmarkEnd w:id="123"/>
      <w:bookmarkEnd w:id="124"/>
      <w:bookmarkEnd w:id="125"/>
      <w:bookmarkEnd w:id="126"/>
      <w:r>
        <w:lastRenderedPageBreak/>
        <w:t>—</w:t>
      </w:r>
      <w:bookmarkStart w:id="128" w:name="_Toc193793281"/>
      <w:r w:rsidR="00791CC4">
        <w:t>Summarized Calibration Results</w:t>
      </w:r>
      <w:bookmarkEnd w:id="127"/>
      <w:bookmarkEnd w:id="128"/>
    </w:p>
    <w:p w14:paraId="43A40FBE" w14:textId="21A8B955" w:rsidR="00D55777" w:rsidRDefault="00791CC4" w:rsidP="00A15784">
      <w:pPr>
        <w:pStyle w:val="MMCbodytext"/>
      </w:pPr>
      <w:r>
        <w:t>{Text summary. Figures/tables in appendix.}</w:t>
      </w:r>
      <w:bookmarkStart w:id="129" w:name="_Toc196920126"/>
      <w:bookmarkEnd w:id="129"/>
    </w:p>
    <w:p w14:paraId="1FA17050" w14:textId="77777777" w:rsidR="00D55777" w:rsidRPr="00D55777" w:rsidRDefault="00D55777" w:rsidP="00A15784">
      <w:pPr>
        <w:pStyle w:val="MMCbodytext"/>
        <w:sectPr w:rsidR="00D55777" w:rsidRPr="00D55777" w:rsidSect="004A7E4A">
          <w:headerReference w:type="default" r:id="rId23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028CBAA" w14:textId="5361A8F3" w:rsidR="001F3FF8" w:rsidRDefault="001A5645" w:rsidP="004A7E4A">
      <w:pPr>
        <w:pStyle w:val="Heading1"/>
        <w:ind w:left="810"/>
      </w:pPr>
      <w:bookmarkStart w:id="132" w:name="_Toc203134063"/>
      <w:bookmarkStart w:id="133" w:name="_Toc216785450"/>
      <w:bookmarkEnd w:id="132"/>
      <w:r>
        <w:lastRenderedPageBreak/>
        <w:t>—</w:t>
      </w:r>
      <w:bookmarkStart w:id="134" w:name="_Toc196919832"/>
      <w:r w:rsidR="001F3FF8">
        <w:t>Quality Control Reviews</w:t>
      </w:r>
      <w:bookmarkEnd w:id="133"/>
      <w:bookmarkEnd w:id="134"/>
    </w:p>
    <w:p w14:paraId="5819F11A" w14:textId="77777777" w:rsidR="001F3FF8" w:rsidRDefault="001F3FF8" w:rsidP="004A7E4A">
      <w:pPr>
        <w:pStyle w:val="Heading2"/>
      </w:pPr>
      <w:bookmarkStart w:id="135" w:name="_Toc196919833"/>
      <w:bookmarkStart w:id="136" w:name="_Toc216785451"/>
      <w:r>
        <w:t>Technical Reviews</w:t>
      </w:r>
      <w:bookmarkEnd w:id="135"/>
      <w:bookmarkEnd w:id="136"/>
    </w:p>
    <w:p w14:paraId="3830B699" w14:textId="77777777" w:rsidR="00D55777" w:rsidRDefault="00D55777" w:rsidP="00D55777">
      <w:pPr>
        <w:pStyle w:val="MMCbodytext"/>
      </w:pPr>
      <w:bookmarkStart w:id="137" w:name="_Toc196919834"/>
      <w:r>
        <w:t>[body text]</w:t>
      </w:r>
    </w:p>
    <w:p w14:paraId="7643630F" w14:textId="77777777" w:rsidR="001F3FF8" w:rsidRDefault="001F3FF8" w:rsidP="004A7E4A">
      <w:pPr>
        <w:pStyle w:val="Heading2"/>
      </w:pPr>
      <w:bookmarkStart w:id="138" w:name="_Toc216785452"/>
      <w:r>
        <w:t>Quality Control</w:t>
      </w:r>
      <w:bookmarkEnd w:id="137"/>
      <w:bookmarkEnd w:id="138"/>
    </w:p>
    <w:p w14:paraId="622600C0" w14:textId="1C93DE01" w:rsidR="006834A1" w:rsidRDefault="00D55777" w:rsidP="00A15784">
      <w:pPr>
        <w:pStyle w:val="MMCbodytext"/>
      </w:pPr>
      <w:r>
        <w:t>[body text]</w:t>
      </w:r>
    </w:p>
    <w:p w14:paraId="43200663" w14:textId="77777777" w:rsidR="006834A1" w:rsidRDefault="006834A1" w:rsidP="001F3FF8">
      <w:pPr>
        <w:spacing w:line="259" w:lineRule="auto"/>
        <w:sectPr w:rsidR="006834A1" w:rsidSect="004A7E4A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524F433D" w14:textId="77777777" w:rsidR="006834A1" w:rsidRDefault="006834A1" w:rsidP="004A7E4A">
      <w:pPr>
        <w:pStyle w:val="Heading1"/>
        <w:numPr>
          <w:ilvl w:val="0"/>
          <w:numId w:val="0"/>
        </w:numPr>
        <w:ind w:left="864"/>
      </w:pPr>
      <w:bookmarkStart w:id="139" w:name="_Toc216785453"/>
      <w:r>
        <w:lastRenderedPageBreak/>
        <w:t>List of Acronyms and Abbreviations</w:t>
      </w:r>
      <w:bookmarkEnd w:id="139"/>
    </w:p>
    <w:p w14:paraId="56991C5F" w14:textId="02177F48" w:rsidR="006834A1" w:rsidRPr="00A15784" w:rsidRDefault="007E2552" w:rsidP="00A15784">
      <w:pPr>
        <w:pStyle w:val="MMCacronymdefinition"/>
      </w:pPr>
      <w:r w:rsidRPr="00235395">
        <w:rPr>
          <w:rStyle w:val="MMCacronymterm"/>
        </w:rPr>
        <w:t>FFRD</w:t>
      </w:r>
      <w:r w:rsidRPr="00A15784">
        <w:tab/>
      </w:r>
      <w:r w:rsidR="00235395" w:rsidRPr="00A15784">
        <w:t>Future of Flood Risk Data</w:t>
      </w:r>
    </w:p>
    <w:p w14:paraId="0E4B57A3" w14:textId="7FD4301A" w:rsidR="00624D2F" w:rsidRDefault="00624D2F" w:rsidP="00A15784">
      <w:pPr>
        <w:pStyle w:val="MMCacronymdefinition"/>
      </w:pPr>
      <w:r w:rsidRPr="00A15784">
        <w:rPr>
          <w:rStyle w:val="MMCacronymterm"/>
        </w:rPr>
        <w:t>SRP</w:t>
      </w:r>
      <w:r>
        <w:tab/>
      </w:r>
      <w:r w:rsidRPr="00624D2F">
        <w:t>System Response Probability</w:t>
      </w:r>
    </w:p>
    <w:p w14:paraId="40CB19EC" w14:textId="6FB8933E" w:rsidR="006834A1" w:rsidRDefault="006834A1">
      <w:pPr>
        <w:spacing w:line="259" w:lineRule="auto"/>
      </w:pPr>
    </w:p>
    <w:p w14:paraId="7CB93D5E" w14:textId="77777777" w:rsidR="006834A1" w:rsidRDefault="006834A1" w:rsidP="00791CC4"/>
    <w:p w14:paraId="43A3C828" w14:textId="77777777" w:rsidR="006834A1" w:rsidRDefault="006834A1" w:rsidP="00791CC4">
      <w:pPr>
        <w:sectPr w:rsidR="006834A1" w:rsidSect="004A7E4A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19128E40" w14:textId="6F8B759F" w:rsidR="00726AF9" w:rsidRDefault="00EB5255" w:rsidP="004A7E4A">
      <w:pPr>
        <w:pStyle w:val="AppendixHeading1"/>
        <w:ind w:left="2160" w:firstLine="0"/>
      </w:pPr>
      <w:bookmarkStart w:id="140" w:name="_Toc193789899"/>
      <w:bookmarkStart w:id="141" w:name="_Toc196920131"/>
      <w:bookmarkStart w:id="142" w:name="_Toc203134068"/>
      <w:bookmarkEnd w:id="140"/>
      <w:bookmarkEnd w:id="141"/>
      <w:bookmarkEnd w:id="142"/>
      <w:r>
        <w:lastRenderedPageBreak/>
        <w:br/>
      </w:r>
      <w:bookmarkStart w:id="143" w:name="_Toc193793282"/>
      <w:bookmarkStart w:id="144" w:name="_Toc216785454"/>
      <w:r w:rsidR="00057547" w:rsidRPr="00057547">
        <w:t>Hydrologic Model</w:t>
      </w:r>
      <w:r w:rsidR="00057547" w:rsidRPr="00057547" w:rsidDel="00057547">
        <w:t xml:space="preserve"> </w:t>
      </w:r>
      <w:r w:rsidR="00057547">
        <w:t>Supporting Information</w:t>
      </w:r>
      <w:bookmarkEnd w:id="143"/>
      <w:bookmarkEnd w:id="144"/>
    </w:p>
    <w:p w14:paraId="3D5B8FF7" w14:textId="457669B4" w:rsidR="00303E86" w:rsidRPr="000D5889" w:rsidRDefault="00303E86" w:rsidP="00303E86">
      <w:pPr>
        <w:pStyle w:val="MMCfigurecaption"/>
      </w:pPr>
      <w:bookmarkStart w:id="145" w:name="_Toc216783333"/>
      <w:r w:rsidRPr="000D5889">
        <w:t xml:space="preserve">Figure </w:t>
      </w:r>
      <w:r>
        <w:t>A</w:t>
      </w:r>
      <w:r w:rsidRPr="000D5889">
        <w:t>.1. Example Caption</w:t>
      </w:r>
      <w:bookmarkEnd w:id="145"/>
    </w:p>
    <w:p w14:paraId="2939B7DF" w14:textId="33EB1FDB" w:rsidR="005C0971" w:rsidRDefault="00303E86" w:rsidP="00A15784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5C161252" wp14:editId="55C9C634">
            <wp:extent cx="5943600" cy="3134360"/>
            <wp:effectExtent l="19050" t="19050" r="19050" b="27940"/>
            <wp:docPr id="1341314528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0971">
        <w:br w:type="page"/>
      </w:r>
    </w:p>
    <w:p w14:paraId="5A9DF609" w14:textId="194939C3" w:rsidR="00303E86" w:rsidRPr="000D5889" w:rsidRDefault="00303E86" w:rsidP="00303E86">
      <w:pPr>
        <w:pStyle w:val="MMCfigurecaption"/>
      </w:pPr>
      <w:bookmarkStart w:id="146" w:name="_Toc216783334"/>
      <w:r w:rsidRPr="000D5889">
        <w:lastRenderedPageBreak/>
        <w:t xml:space="preserve">Figure </w:t>
      </w:r>
      <w:r>
        <w:t>A</w:t>
      </w:r>
      <w:r w:rsidRPr="000D5889">
        <w:t>.2. Example Caption</w:t>
      </w:r>
      <w:bookmarkEnd w:id="146"/>
    </w:p>
    <w:p w14:paraId="53B985F9" w14:textId="39EF5D09" w:rsidR="00726AF9" w:rsidRDefault="00303E86" w:rsidP="00A15784">
      <w:pPr>
        <w:pStyle w:val="MMCbodytext"/>
      </w:pPr>
      <w:r>
        <w:rPr>
          <w:noProof/>
        </w:rPr>
        <w:drawing>
          <wp:inline distT="0" distB="0" distL="0" distR="0" wp14:anchorId="38C5A0BE" wp14:editId="10B4696D">
            <wp:extent cx="5943600" cy="3134360"/>
            <wp:effectExtent l="19050" t="19050" r="19050" b="27940"/>
            <wp:docPr id="886203236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79C9C" w14:textId="77777777" w:rsidR="00726AF9" w:rsidRDefault="00726AF9" w:rsidP="00A15784">
      <w:pPr>
        <w:pStyle w:val="MMCbodytext"/>
        <w:sectPr w:rsidR="00726AF9" w:rsidSect="004A7E4A">
          <w:headerReference w:type="default" r:id="rId25"/>
          <w:footerReference w:type="even" r:id="rId26"/>
          <w:footerReference w:type="default" r:id="rId27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451411A2" w14:textId="7FB06B39" w:rsidR="001F10C3" w:rsidRDefault="00EB5255" w:rsidP="004A7E4A">
      <w:pPr>
        <w:pStyle w:val="AppendixHeading1"/>
        <w:ind w:left="0" w:firstLine="1080"/>
      </w:pPr>
      <w:bookmarkStart w:id="148" w:name="_Toc203134070"/>
      <w:bookmarkEnd w:id="148"/>
      <w:r>
        <w:lastRenderedPageBreak/>
        <w:br/>
      </w:r>
      <w:bookmarkStart w:id="149" w:name="_Toc216785455"/>
      <w:r w:rsidR="00B93257">
        <w:t>Reservoir Operations Supporting Information</w:t>
      </w:r>
      <w:bookmarkEnd w:id="149"/>
    </w:p>
    <w:p w14:paraId="09F7825B" w14:textId="44AC1F03" w:rsidR="00883557" w:rsidRPr="000D5889" w:rsidRDefault="00883557" w:rsidP="00A15784">
      <w:pPr>
        <w:pStyle w:val="MMCfigurecaption"/>
      </w:pPr>
      <w:bookmarkStart w:id="150" w:name="_Toc216783335"/>
      <w:r w:rsidRPr="000D5889">
        <w:t xml:space="preserve">Figure </w:t>
      </w:r>
      <w:r w:rsidR="000D5889">
        <w:t>B</w:t>
      </w:r>
      <w:r w:rsidRPr="000D5889">
        <w:t>.1. Example Caption</w:t>
      </w:r>
      <w:bookmarkEnd w:id="150"/>
    </w:p>
    <w:p w14:paraId="4B1DE355" w14:textId="061EDB93" w:rsidR="005C0971" w:rsidRDefault="000D5889" w:rsidP="00A15784">
      <w:pPr>
        <w:pStyle w:val="MMCbodytext"/>
        <w:rPr>
          <w:bCs/>
          <w:i/>
        </w:rPr>
      </w:pPr>
      <w:r w:rsidRPr="00A15784">
        <w:rPr>
          <w:rStyle w:val="MMCbodytextChar"/>
          <w:noProof/>
        </w:rPr>
        <w:drawing>
          <wp:inline distT="0" distB="0" distL="0" distR="0" wp14:anchorId="236048D0" wp14:editId="3146570D">
            <wp:extent cx="5943600" cy="3134360"/>
            <wp:effectExtent l="19050" t="19050" r="19050" b="27940"/>
            <wp:docPr id="1498289545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0971">
        <w:br w:type="page"/>
      </w:r>
    </w:p>
    <w:p w14:paraId="2639BF36" w14:textId="7DA8ADBB" w:rsidR="000D5889" w:rsidRPr="000D5889" w:rsidRDefault="000D5889" w:rsidP="000D5889">
      <w:pPr>
        <w:pStyle w:val="MMCfigurecaption"/>
      </w:pPr>
      <w:bookmarkStart w:id="151" w:name="_Toc216783336"/>
      <w:r w:rsidRPr="000D5889">
        <w:lastRenderedPageBreak/>
        <w:t xml:space="preserve">Figure </w:t>
      </w:r>
      <w:r>
        <w:t>B</w:t>
      </w:r>
      <w:r w:rsidRPr="000D5889">
        <w:t>.2. Example Caption</w:t>
      </w:r>
      <w:bookmarkEnd w:id="151"/>
    </w:p>
    <w:p w14:paraId="65919090" w14:textId="348521A8" w:rsidR="005C0971" w:rsidRDefault="000D5889" w:rsidP="000D5889">
      <w:pPr>
        <w:pStyle w:val="MMCbodytext"/>
      </w:pPr>
      <w:r>
        <w:rPr>
          <w:noProof/>
        </w:rPr>
        <w:drawing>
          <wp:inline distT="0" distB="0" distL="0" distR="0" wp14:anchorId="3A9EC714" wp14:editId="2702CB84">
            <wp:extent cx="5943600" cy="3134360"/>
            <wp:effectExtent l="19050" t="19050" r="19050" b="27940"/>
            <wp:docPr id="1489722844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EC1CA" w14:textId="77777777" w:rsidR="005C0971" w:rsidRDefault="005C0971" w:rsidP="000D5889">
      <w:pPr>
        <w:pStyle w:val="MMCbodytext"/>
        <w:sectPr w:rsidR="005C0971" w:rsidSect="004A7E4A">
          <w:footerReference w:type="even" r:id="rId28"/>
          <w:footerReference w:type="default" r:id="rId29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21364120" w14:textId="764F1706" w:rsidR="00B93257" w:rsidRDefault="00EB5255" w:rsidP="004A7E4A">
      <w:pPr>
        <w:pStyle w:val="AppendixHeading1"/>
      </w:pPr>
      <w:bookmarkStart w:id="152" w:name="_Toc203134072"/>
      <w:bookmarkEnd w:id="152"/>
      <w:r>
        <w:lastRenderedPageBreak/>
        <w:br/>
      </w:r>
      <w:bookmarkStart w:id="153" w:name="_Toc216785456"/>
      <w:r w:rsidR="00B93257">
        <w:t>Consequence Model Supporting Information</w:t>
      </w:r>
      <w:bookmarkEnd w:id="153"/>
    </w:p>
    <w:p w14:paraId="396D3BCC" w14:textId="765817E6" w:rsidR="00B93257" w:rsidRPr="000D5889" w:rsidRDefault="00B93257" w:rsidP="00B93257">
      <w:pPr>
        <w:pStyle w:val="MMCfigurecaption"/>
      </w:pPr>
      <w:bookmarkStart w:id="154" w:name="_Toc216783337"/>
      <w:r w:rsidRPr="000D5889">
        <w:t xml:space="preserve">Figure </w:t>
      </w:r>
      <w:r w:rsidR="00303E86">
        <w:t>C</w:t>
      </w:r>
      <w:r w:rsidRPr="000D5889">
        <w:t>.1. Example Caption</w:t>
      </w:r>
      <w:bookmarkEnd w:id="154"/>
    </w:p>
    <w:p w14:paraId="65D5F7AC" w14:textId="4131E58D" w:rsidR="005C0971" w:rsidRDefault="00B93257" w:rsidP="00A15784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7CA69E7F" wp14:editId="1F1B681F">
            <wp:extent cx="5943600" cy="3134360"/>
            <wp:effectExtent l="19050" t="19050" r="19050" b="27940"/>
            <wp:docPr id="640048675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0971">
        <w:br w:type="page"/>
      </w:r>
    </w:p>
    <w:p w14:paraId="29FDC70A" w14:textId="3A6C3FBD" w:rsidR="00B93257" w:rsidRPr="000D5889" w:rsidRDefault="00B93257" w:rsidP="00B93257">
      <w:pPr>
        <w:pStyle w:val="MMCfigurecaption"/>
      </w:pPr>
      <w:bookmarkStart w:id="155" w:name="_Toc216783338"/>
      <w:r w:rsidRPr="000D5889">
        <w:lastRenderedPageBreak/>
        <w:t xml:space="preserve">Figure </w:t>
      </w:r>
      <w:r w:rsidR="00303E86">
        <w:t>C</w:t>
      </w:r>
      <w:r w:rsidRPr="000D5889">
        <w:t>.2. Example Caption</w:t>
      </w:r>
      <w:bookmarkEnd w:id="155"/>
    </w:p>
    <w:p w14:paraId="69C2B95D" w14:textId="6B2AF438" w:rsidR="005C0971" w:rsidRDefault="00B93257" w:rsidP="00B93257">
      <w:pPr>
        <w:pStyle w:val="MMCbodytext"/>
      </w:pPr>
      <w:r>
        <w:rPr>
          <w:noProof/>
        </w:rPr>
        <w:drawing>
          <wp:inline distT="0" distB="0" distL="0" distR="0" wp14:anchorId="79763C02" wp14:editId="47E91542">
            <wp:extent cx="5943600" cy="3134360"/>
            <wp:effectExtent l="19050" t="19050" r="19050" b="27940"/>
            <wp:docPr id="1578020364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C99DE2" w14:textId="77777777" w:rsidR="005C0971" w:rsidRDefault="005C0971" w:rsidP="00B93257">
      <w:pPr>
        <w:pStyle w:val="MMCbodytext"/>
        <w:sectPr w:rsidR="005C0971" w:rsidSect="004A7E4A">
          <w:footerReference w:type="even" r:id="rId30"/>
          <w:footerReference w:type="default" r:id="rId31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4EA3782A" w14:textId="15BCD6D6" w:rsidR="00417CAA" w:rsidRDefault="00EB5255" w:rsidP="004A7E4A">
      <w:pPr>
        <w:pStyle w:val="AppendixHeading1"/>
      </w:pPr>
      <w:bookmarkStart w:id="156" w:name="_Toc203134074"/>
      <w:bookmarkEnd w:id="156"/>
      <w:r>
        <w:lastRenderedPageBreak/>
        <w:br/>
      </w:r>
      <w:bookmarkStart w:id="157" w:name="_Toc216785457"/>
      <w:r w:rsidR="00995CCC">
        <w:t xml:space="preserve">Breach </w:t>
      </w:r>
      <w:r w:rsidR="00417CAA">
        <w:t>Supporting Information</w:t>
      </w:r>
      <w:bookmarkEnd w:id="157"/>
    </w:p>
    <w:p w14:paraId="7045CC9B" w14:textId="551FA575" w:rsidR="00417CAA" w:rsidRPr="000D5889" w:rsidRDefault="00417CAA" w:rsidP="00417CAA">
      <w:pPr>
        <w:pStyle w:val="MMCfigurecaption"/>
      </w:pPr>
      <w:bookmarkStart w:id="158" w:name="_Toc216783339"/>
      <w:r w:rsidRPr="000D5889">
        <w:t xml:space="preserve">Figure </w:t>
      </w:r>
      <w:r w:rsidR="00303E86">
        <w:t>D</w:t>
      </w:r>
      <w:r w:rsidRPr="000D5889">
        <w:t>.1. Example Caption</w:t>
      </w:r>
      <w:bookmarkEnd w:id="158"/>
    </w:p>
    <w:p w14:paraId="40C73EFC" w14:textId="77777777" w:rsidR="00417CAA" w:rsidRDefault="00417CAA" w:rsidP="00417CAA">
      <w:pPr>
        <w:pStyle w:val="MMCbodytext"/>
      </w:pPr>
      <w:r w:rsidRPr="00F74B51">
        <w:rPr>
          <w:rStyle w:val="MMCbodytextChar"/>
          <w:noProof/>
        </w:rPr>
        <w:drawing>
          <wp:inline distT="0" distB="0" distL="0" distR="0" wp14:anchorId="72C4CAFB" wp14:editId="02AC0708">
            <wp:extent cx="5943600" cy="3134360"/>
            <wp:effectExtent l="19050" t="19050" r="19050" b="27940"/>
            <wp:docPr id="1342488110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0DC05" w14:textId="77777777" w:rsidR="005C0971" w:rsidRDefault="005C0971">
      <w:pPr>
        <w:spacing w:line="259" w:lineRule="auto"/>
        <w:rPr>
          <w:rFonts w:eastAsia="Times New Roman" w:cs="Times New Roman"/>
          <w:bCs/>
          <w:i/>
          <w:sz w:val="20"/>
        </w:rPr>
      </w:pPr>
      <w:r>
        <w:br w:type="page"/>
      </w:r>
    </w:p>
    <w:p w14:paraId="36C819F2" w14:textId="37612AB9" w:rsidR="00417CAA" w:rsidRPr="000D5889" w:rsidRDefault="00417CAA" w:rsidP="00417CAA">
      <w:pPr>
        <w:pStyle w:val="MMCfigurecaption"/>
      </w:pPr>
      <w:bookmarkStart w:id="159" w:name="_Toc216783340"/>
      <w:r w:rsidRPr="000D5889">
        <w:lastRenderedPageBreak/>
        <w:t xml:space="preserve">Figure </w:t>
      </w:r>
      <w:r w:rsidR="00303E86">
        <w:t>D</w:t>
      </w:r>
      <w:r w:rsidRPr="000D5889">
        <w:t>.2. Example Caption</w:t>
      </w:r>
      <w:bookmarkEnd w:id="159"/>
    </w:p>
    <w:p w14:paraId="393EAA31" w14:textId="6BA7E0F1" w:rsidR="005C0971" w:rsidRDefault="00417CAA" w:rsidP="00417CAA">
      <w:pPr>
        <w:pStyle w:val="MMCbodytext"/>
      </w:pPr>
      <w:r>
        <w:rPr>
          <w:noProof/>
        </w:rPr>
        <w:drawing>
          <wp:inline distT="0" distB="0" distL="0" distR="0" wp14:anchorId="1C967D86" wp14:editId="545A3953">
            <wp:extent cx="5943600" cy="3134360"/>
            <wp:effectExtent l="19050" t="19050" r="19050" b="27940"/>
            <wp:docPr id="1865824554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82EEF" w14:textId="77777777" w:rsidR="005C0971" w:rsidRDefault="005C0971" w:rsidP="00417CAA">
      <w:pPr>
        <w:pStyle w:val="MMCbodytext"/>
        <w:sectPr w:rsidR="005C0971" w:rsidSect="004A7E4A">
          <w:footerReference w:type="even" r:id="rId32"/>
          <w:footerReference w:type="default" r:id="rId33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142654FC" w14:textId="7C7DBA5F" w:rsidR="00995CCC" w:rsidRDefault="00EB5255" w:rsidP="004A7E4A">
      <w:pPr>
        <w:pStyle w:val="AppendixHeading1"/>
      </w:pPr>
      <w:bookmarkStart w:id="160" w:name="_Toc203134076"/>
      <w:bookmarkEnd w:id="160"/>
      <w:r>
        <w:lastRenderedPageBreak/>
        <w:br/>
      </w:r>
      <w:bookmarkStart w:id="161" w:name="_Toc216785458"/>
      <w:commentRangeStart w:id="162"/>
      <w:r w:rsidR="00995CCC" w:rsidRPr="00995CCC">
        <w:t>Model Unit 1 Hydraulic Model</w:t>
      </w:r>
      <w:r w:rsidR="00995CCC">
        <w:t xml:space="preserve"> Supporting Information</w:t>
      </w:r>
      <w:bookmarkEnd w:id="161"/>
    </w:p>
    <w:p w14:paraId="1D96FB8D" w14:textId="729AA4C6" w:rsidR="00995CCC" w:rsidRPr="000D5889" w:rsidRDefault="00995CCC" w:rsidP="00995CCC">
      <w:pPr>
        <w:pStyle w:val="MMCfigurecaption"/>
      </w:pPr>
      <w:bookmarkStart w:id="163" w:name="_Toc216783341"/>
      <w:r w:rsidRPr="000D5889">
        <w:t xml:space="preserve">Figure </w:t>
      </w:r>
      <w:r w:rsidR="00303E86">
        <w:t>E</w:t>
      </w:r>
      <w:r w:rsidRPr="000D5889">
        <w:t>.1. Example Caption</w:t>
      </w:r>
      <w:bookmarkEnd w:id="163"/>
    </w:p>
    <w:p w14:paraId="2AABCD1B" w14:textId="3A6A2CBF" w:rsidR="00303E86" w:rsidRDefault="00995CCC" w:rsidP="00995CCC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415D75C6" wp14:editId="397C16CE">
            <wp:extent cx="5943600" cy="3134360"/>
            <wp:effectExtent l="19050" t="19050" r="19050" b="27940"/>
            <wp:docPr id="1763414226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03E86">
        <w:br w:type="page"/>
      </w:r>
    </w:p>
    <w:p w14:paraId="7419F7D1" w14:textId="642CEDCD" w:rsidR="00995CCC" w:rsidRPr="000D5889" w:rsidRDefault="00995CCC" w:rsidP="00995CCC">
      <w:pPr>
        <w:pStyle w:val="MMCfigurecaption"/>
      </w:pPr>
      <w:bookmarkStart w:id="164" w:name="_Toc216783342"/>
      <w:r w:rsidRPr="000D5889">
        <w:lastRenderedPageBreak/>
        <w:t xml:space="preserve">Figure </w:t>
      </w:r>
      <w:r w:rsidR="00303E86">
        <w:t>E</w:t>
      </w:r>
      <w:r w:rsidRPr="000D5889">
        <w:t>.2. Example Caption</w:t>
      </w:r>
      <w:bookmarkEnd w:id="164"/>
    </w:p>
    <w:p w14:paraId="23450424" w14:textId="77777777" w:rsidR="00995CCC" w:rsidRDefault="00995CCC" w:rsidP="00995CCC">
      <w:pPr>
        <w:pStyle w:val="MMCbodytext"/>
        <w:sectPr w:rsidR="00995CCC" w:rsidSect="004A7E4A">
          <w:footerReference w:type="even" r:id="rId34"/>
          <w:footerReference w:type="default" r:id="rId35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  <w:r>
        <w:rPr>
          <w:noProof/>
        </w:rPr>
        <w:drawing>
          <wp:inline distT="0" distB="0" distL="0" distR="0" wp14:anchorId="6883A98F" wp14:editId="1E0CD327">
            <wp:extent cx="5943600" cy="3134360"/>
            <wp:effectExtent l="19050" t="19050" r="19050" b="27940"/>
            <wp:docPr id="2126105383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commentRangeEnd w:id="162"/>
      <w:r>
        <w:rPr>
          <w:rStyle w:val="CommentReference"/>
          <w:sz w:val="20"/>
          <w:szCs w:val="24"/>
        </w:rPr>
        <w:commentReference w:id="162"/>
      </w:r>
    </w:p>
    <w:p w14:paraId="17C85E9A" w14:textId="7C4ED565" w:rsidR="00465EE6" w:rsidRDefault="00A71E06" w:rsidP="004A7E4A">
      <w:pPr>
        <w:pStyle w:val="AppendixHeading1"/>
      </w:pPr>
      <w:bookmarkStart w:id="165" w:name="_Toc203134078"/>
      <w:bookmarkEnd w:id="165"/>
      <w:r>
        <w:lastRenderedPageBreak/>
        <w:br/>
      </w:r>
      <w:bookmarkStart w:id="166" w:name="_Toc216785459"/>
      <w:r w:rsidR="00465EE6" w:rsidRPr="00995CCC">
        <w:t xml:space="preserve">Model Unit </w:t>
      </w:r>
      <w:r w:rsidR="00465EE6">
        <w:t>2</w:t>
      </w:r>
      <w:r w:rsidR="00465EE6" w:rsidRPr="00995CCC">
        <w:t xml:space="preserve"> Hydraulic Model</w:t>
      </w:r>
      <w:r w:rsidR="00465EE6">
        <w:t xml:space="preserve"> Supporting Information</w:t>
      </w:r>
      <w:bookmarkEnd w:id="166"/>
    </w:p>
    <w:p w14:paraId="7CE1FDFA" w14:textId="7A00673D" w:rsidR="00465EE6" w:rsidRPr="000D5889" w:rsidRDefault="00465EE6" w:rsidP="00465EE6">
      <w:pPr>
        <w:pStyle w:val="MMCfigurecaption"/>
      </w:pPr>
      <w:bookmarkStart w:id="167" w:name="_Toc216783343"/>
      <w:r w:rsidRPr="000D5889">
        <w:t xml:space="preserve">Figure </w:t>
      </w:r>
      <w:r w:rsidR="005C0971">
        <w:t>F</w:t>
      </w:r>
      <w:r w:rsidRPr="000D5889">
        <w:t>.1. Example Caption</w:t>
      </w:r>
      <w:bookmarkEnd w:id="167"/>
    </w:p>
    <w:p w14:paraId="33DFE16C" w14:textId="26C8BB83" w:rsidR="00303E86" w:rsidRDefault="00465EE6" w:rsidP="00465EE6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60FB5B64" wp14:editId="25EDEE4F">
            <wp:extent cx="5943600" cy="3134360"/>
            <wp:effectExtent l="19050" t="19050" r="19050" b="27940"/>
            <wp:docPr id="1233320618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03E86">
        <w:br w:type="page"/>
      </w:r>
    </w:p>
    <w:p w14:paraId="21DE1C96" w14:textId="0B91954C" w:rsidR="00465EE6" w:rsidRPr="000D5889" w:rsidRDefault="00465EE6" w:rsidP="00465EE6">
      <w:pPr>
        <w:pStyle w:val="MMCfigurecaption"/>
      </w:pPr>
      <w:bookmarkStart w:id="168" w:name="_Toc216783344"/>
      <w:r w:rsidRPr="000D5889">
        <w:lastRenderedPageBreak/>
        <w:t xml:space="preserve">Figure </w:t>
      </w:r>
      <w:r w:rsidR="005C0971">
        <w:t>F</w:t>
      </w:r>
      <w:r w:rsidRPr="000D5889">
        <w:t>.2. Example Caption</w:t>
      </w:r>
      <w:bookmarkEnd w:id="168"/>
    </w:p>
    <w:p w14:paraId="1DC2A243" w14:textId="29A1B543" w:rsidR="00726AF9" w:rsidRPr="00726AF9" w:rsidRDefault="00303E86" w:rsidP="00A15784">
      <w:pPr>
        <w:pStyle w:val="MMCbodytext"/>
      </w:pPr>
      <w:r w:rsidRPr="00F74B51">
        <w:rPr>
          <w:rStyle w:val="MMCbodytextChar"/>
          <w:noProof/>
        </w:rPr>
        <w:drawing>
          <wp:inline distT="0" distB="0" distL="0" distR="0" wp14:anchorId="6025FBFB" wp14:editId="63B25D8F">
            <wp:extent cx="5943600" cy="3134360"/>
            <wp:effectExtent l="19050" t="19050" r="19050" b="27940"/>
            <wp:docPr id="850528817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26AF9" w:rsidRPr="00726AF9" w:rsidSect="004A7E4A">
      <w:footerReference w:type="even" r:id="rId39"/>
      <w:footerReference w:type="default" r:id="rId40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2" w:author="Author" w:initials="A">
    <w:p w14:paraId="6D0D50D6" w14:textId="7341BFC4" w:rsidR="00303E86" w:rsidRDefault="00995CCC" w:rsidP="00303E86">
      <w:pPr>
        <w:pStyle w:val="CommentText"/>
      </w:pPr>
      <w:r>
        <w:rPr>
          <w:rStyle w:val="CommentReference"/>
        </w:rPr>
        <w:annotationRef/>
      </w:r>
      <w:r w:rsidR="00303E86">
        <w:t>Copy this portion for as many model units as necessary.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0D50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0D50D6" w16cid:durableId="5820E2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D9D4" w14:textId="77777777" w:rsidR="00996D2A" w:rsidRDefault="00996D2A" w:rsidP="00C64850">
      <w:pPr>
        <w:spacing w:after="0"/>
      </w:pPr>
      <w:r>
        <w:separator/>
      </w:r>
    </w:p>
  </w:endnote>
  <w:endnote w:type="continuationSeparator" w:id="0">
    <w:p w14:paraId="1BC74E5B" w14:textId="77777777" w:rsidR="00996D2A" w:rsidRDefault="00996D2A" w:rsidP="00C64850">
      <w:pPr>
        <w:spacing w:after="0"/>
      </w:pPr>
      <w:r>
        <w:continuationSeparator/>
      </w:r>
    </w:p>
  </w:endnote>
  <w:endnote w:type="continuationNotice" w:id="1">
    <w:p w14:paraId="03FBA4C3" w14:textId="77777777" w:rsidR="00996D2A" w:rsidRDefault="00996D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028754719"/>
      <w:docPartObj>
        <w:docPartGallery w:val="Page Numbers (Bottom of Page)"/>
        <w:docPartUnique/>
      </w:docPartObj>
    </w:sdtPr>
    <w:sdtContent>
      <w:p w14:paraId="51244B24" w14:textId="58E91CCB" w:rsidR="00CE4BC2" w:rsidRPr="00A91911" w:rsidRDefault="00CE4BC2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Content>
      <w:p w14:paraId="1BFC50E2" w14:textId="77777777" w:rsidR="00CE4BC2" w:rsidRPr="00A91911" w:rsidRDefault="00CE4BC2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FAE2" w14:textId="77777777" w:rsidR="00CE4BC2" w:rsidRPr="00A15784" w:rsidRDefault="00CE4BC2" w:rsidP="00A349A6">
    <w:pPr>
      <w:pStyle w:val="Footer"/>
      <w:rPr>
        <w:bCs/>
        <w:color w:val="00B050"/>
        <w:sz w:val="36"/>
        <w:szCs w:val="36"/>
      </w:rPr>
    </w:pPr>
    <w:r w:rsidRPr="00A15784">
      <w:rPr>
        <w:bCs/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003587600"/>
      <w:docPartObj>
        <w:docPartGallery w:val="Page Numbers (Bottom of Page)"/>
        <w:docPartUnique/>
      </w:docPartObj>
    </w:sdtPr>
    <w:sdtContent>
      <w:p w14:paraId="3EB43F9D" w14:textId="77777777" w:rsidR="00387A25" w:rsidRPr="000224DF" w:rsidRDefault="00387A25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317640081"/>
      <w:docPartObj>
        <w:docPartGallery w:val="Page Numbers (Bottom of Page)"/>
        <w:docPartUnique/>
      </w:docPartObj>
    </w:sdtPr>
    <w:sdtContent>
      <w:p w14:paraId="63B8757A" w14:textId="77777777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A-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59960811"/>
      <w:docPartObj>
        <w:docPartGallery w:val="Page Numbers (Bottom of Page)"/>
        <w:docPartUnique/>
      </w:docPartObj>
    </w:sdtPr>
    <w:sdtContent>
      <w:p w14:paraId="0F48A10F" w14:textId="571134DF" w:rsidR="000840B8" w:rsidRPr="000224DF" w:rsidRDefault="000840B8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A-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472414489"/>
      <w:docPartObj>
        <w:docPartGallery w:val="Page Numbers (Bottom of Page)"/>
        <w:docPartUnique/>
      </w:docPartObj>
    </w:sdtPr>
    <w:sdtContent>
      <w:p w14:paraId="0680E00F" w14:textId="77777777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B-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157191405"/>
      <w:docPartObj>
        <w:docPartGallery w:val="Page Numbers (Bottom of Page)"/>
        <w:docPartUnique/>
      </w:docPartObj>
    </w:sdtPr>
    <w:sdtContent>
      <w:p w14:paraId="128B03A1" w14:textId="5D1ACBC2" w:rsidR="000840B8" w:rsidRPr="000224DF" w:rsidRDefault="000840B8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B-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896092489"/>
      <w:docPartObj>
        <w:docPartGallery w:val="Page Numbers (Bottom of Page)"/>
        <w:docPartUnique/>
      </w:docPartObj>
    </w:sdtPr>
    <w:sdtContent>
      <w:p w14:paraId="6C6FCFE9" w14:textId="1C24E3AB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C-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509129441"/>
      <w:docPartObj>
        <w:docPartGallery w:val="Page Numbers (Bottom of Page)"/>
        <w:docPartUnique/>
      </w:docPartObj>
    </w:sdtPr>
    <w:sdtContent>
      <w:p w14:paraId="535CF7E6" w14:textId="1EBAEFF2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C-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2033561701"/>
      <w:docPartObj>
        <w:docPartGallery w:val="Page Numbers (Bottom of Page)"/>
        <w:docPartUnique/>
      </w:docPartObj>
    </w:sdtPr>
    <w:sdtContent>
      <w:p w14:paraId="1F03851F" w14:textId="15FE34C8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D-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329798134"/>
      <w:docPartObj>
        <w:docPartGallery w:val="Page Numbers (Bottom of Page)"/>
        <w:docPartUnique/>
      </w:docPartObj>
    </w:sdtPr>
    <w:sdtContent>
      <w:p w14:paraId="041903B9" w14:textId="7DAC2FA4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D-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556606918"/>
      <w:docPartObj>
        <w:docPartGallery w:val="Page Numbers (Bottom of Page)"/>
        <w:docPartUnique/>
      </w:docPartObj>
    </w:sdtPr>
    <w:sdtContent>
      <w:p w14:paraId="65EB4CB5" w14:textId="1EFD1C0C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E-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66048870"/>
      <w:docPartObj>
        <w:docPartGallery w:val="Page Numbers (Bottom of Page)"/>
        <w:docPartUnique/>
      </w:docPartObj>
    </w:sdtPr>
    <w:sdtContent>
      <w:p w14:paraId="6158DDF3" w14:textId="0D356395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E-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566535024"/>
      <w:docPartObj>
        <w:docPartGallery w:val="Page Numbers (Bottom of Page)"/>
        <w:docPartUnique/>
      </w:docPartObj>
    </w:sdtPr>
    <w:sdtContent>
      <w:p w14:paraId="34E975AB" w14:textId="08FE32FC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F-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122413265"/>
      <w:docPartObj>
        <w:docPartGallery w:val="Page Numbers (Bottom of Page)"/>
        <w:docPartUnique/>
      </w:docPartObj>
    </w:sdtPr>
    <w:sdtContent>
      <w:p w14:paraId="60EC8790" w14:textId="52233E4F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F-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268A" w14:textId="77777777" w:rsidR="00996D2A" w:rsidRDefault="00996D2A" w:rsidP="00C64850">
      <w:pPr>
        <w:spacing w:after="0"/>
      </w:pPr>
      <w:r>
        <w:separator/>
      </w:r>
    </w:p>
  </w:footnote>
  <w:footnote w:type="continuationSeparator" w:id="0">
    <w:p w14:paraId="481D14B8" w14:textId="77777777" w:rsidR="00996D2A" w:rsidRDefault="00996D2A" w:rsidP="00C64850">
      <w:pPr>
        <w:spacing w:after="0"/>
      </w:pPr>
      <w:r>
        <w:continuationSeparator/>
      </w:r>
    </w:p>
  </w:footnote>
  <w:footnote w:type="continuationNotice" w:id="1">
    <w:p w14:paraId="7926ECE3" w14:textId="77777777" w:rsidR="00996D2A" w:rsidRDefault="00996D2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EEFC" w14:textId="77777777" w:rsidR="00387A25" w:rsidRPr="001E2C22" w:rsidRDefault="00387A25" w:rsidP="00387A25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411154894"/>
      <w:placeholder>
        <w:docPart w:val="1ECE680883A44DA6926644CD14C436D4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D891C73" w14:textId="0BBE45F6" w:rsidR="00387A25" w:rsidRPr="001E2C22" w:rsidRDefault="00ED1DFC" w:rsidP="00387A25">
        <w:pPr>
          <w:pStyle w:val="Header"/>
          <w:rPr>
            <w:sz w:val="16"/>
            <w:szCs w:val="16"/>
          </w:rPr>
        </w:pPr>
        <w:del w:id="2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051270833"/>
      <w:placeholder>
        <w:docPart w:val="D5EFBBA2D83C4E63ABB05E76C67434E4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F5F3583" w14:textId="4D3E95A0" w:rsidR="00387A25" w:rsidRPr="00387A25" w:rsidRDefault="00ED1DFC" w:rsidP="00387A25">
        <w:pPr>
          <w:pStyle w:val="Header"/>
          <w:rPr>
            <w:sz w:val="16"/>
            <w:szCs w:val="16"/>
          </w:rPr>
        </w:pPr>
        <w:del w:id="3" w:author="Author">
          <w:r w:rsidDel="00ED1DFC">
            <w:rPr>
              <w:sz w:val="16"/>
              <w:szCs w:val="16"/>
            </w:rPr>
            <w:delText>Calibration Phase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7F45" w14:textId="77777777" w:rsidR="00387A25" w:rsidRPr="001E2C22" w:rsidRDefault="00387A25" w:rsidP="00387A25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869825552"/>
      <w:placeholder>
        <w:docPart w:val="C68A2A385C2047838C172401D5302B19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56D31CF" w14:textId="62789140" w:rsidR="00387A25" w:rsidRPr="001E2C22" w:rsidRDefault="00ED1DFC" w:rsidP="00387A25">
        <w:pPr>
          <w:pStyle w:val="Header"/>
          <w:rPr>
            <w:sz w:val="16"/>
            <w:szCs w:val="16"/>
          </w:rPr>
        </w:pPr>
        <w:del w:id="4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601097805"/>
      <w:placeholder>
        <w:docPart w:val="5141C76F6DC74A44A23C375EEBC7FACA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7C77C6C" w14:textId="13956A99" w:rsidR="00A349A6" w:rsidRPr="00387A25" w:rsidRDefault="00ED1DFC" w:rsidP="00387A25">
        <w:pPr>
          <w:pStyle w:val="Header"/>
          <w:rPr>
            <w:sz w:val="16"/>
            <w:szCs w:val="16"/>
          </w:rPr>
        </w:pPr>
        <w:del w:id="5" w:author="Author">
          <w:r w:rsidDel="00ED1DFC">
            <w:rPr>
              <w:sz w:val="16"/>
              <w:szCs w:val="16"/>
            </w:rPr>
            <w:delText>Calibration Phase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4EC5" w14:textId="77777777" w:rsidR="00FF4F16" w:rsidRPr="001E2C22" w:rsidRDefault="00FF4F16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710527659"/>
      <w:placeholder>
        <w:docPart w:val="A7C878856315417E89290CC08E3FCB22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48BB8EE" w14:textId="6B5DA40C" w:rsidR="00FF4F16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5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6F42425F" w14:textId="43E1BBEE" w:rsidR="00FF4F16" w:rsidRPr="001E2C22" w:rsidRDefault="00ED1DFC" w:rsidP="000224DF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25360629"/>
        <w:placeholder>
          <w:docPart w:val="A683FDFAF1BB4D9797D3B33A3C338D5B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6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963C" w14:textId="77777777" w:rsidR="00C64850" w:rsidRPr="001E2C22" w:rsidRDefault="00C64850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56839514"/>
      <w:placeholder>
        <w:docPart w:val="EA0F8E1D3CF74569B8D799AF79E4AD90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0A14EBE" w14:textId="4A3A026F" w:rsidR="00C64850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23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2756ABC9" w14:textId="0DF27651" w:rsidR="00C64850" w:rsidRPr="001E2C22" w:rsidRDefault="00ED1DFC" w:rsidP="000224DF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131059327"/>
        <w:placeholder>
          <w:docPart w:val="B894AACF5CD34DF2A52971F941167EF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24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921D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365486563"/>
      <w:placeholder>
        <w:docPart w:val="B3DAD07DC0624852AD4FCCE5D0DA3592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7C22658" w14:textId="1B966CF0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36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0F43A2E6" w14:textId="29BD5085" w:rsidR="00D34E3F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447591348"/>
        <w:placeholder>
          <w:docPart w:val="DFD82F649D12410E985968A36AF2F64B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7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D064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167365903"/>
      <w:placeholder>
        <w:docPart w:val="C93CB69B362B4645BC0422F41CBE4AD5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8113131" w14:textId="0A0FC8A6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52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3B2D4844" w14:textId="0DDDACDF" w:rsidR="00EC6DA9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125146752"/>
        <w:placeholder>
          <w:docPart w:val="7391C5CD494340688325B790AC7BF52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53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F5C44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29003239"/>
      <w:placeholder>
        <w:docPart w:val="FF5C331EF84D41F08DB9CDE35419301A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58359D7" w14:textId="24D4B183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65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3A60D369" w14:textId="5D1B4978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534007599"/>
        <w:placeholder>
          <w:docPart w:val="28135EB1971A46B08A98CB869A18CF1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66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059F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8219968"/>
      <w:placeholder>
        <w:docPart w:val="B6D3A144741749B7B7FDEB620C8DCBBC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74B5279" w14:textId="7CF275EB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89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0A0D7305" w14:textId="4B79A44F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433337209"/>
        <w:placeholder>
          <w:docPart w:val="8ADC38246222487687648023CC8A6629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90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8EB23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38120379"/>
      <w:placeholder>
        <w:docPart w:val="06E83658443C477E96F80FF7AD194DBA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3615D67" w14:textId="65521A7A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02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06C2B948" w14:textId="01A8F60E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426659159"/>
        <w:placeholder>
          <w:docPart w:val="B90101DF956247EFBC545BDF44184A54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03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F8FF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514885157"/>
      <w:placeholder>
        <w:docPart w:val="A537DCC119DC4281B2B49C90341BC3E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7F319F" w14:textId="65FCF99C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21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5FBC056B" w14:textId="14B9994E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21224654"/>
        <w:placeholder>
          <w:docPart w:val="B9E2D78E7417405DB2DC47A00FBEE62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22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88F72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304314241"/>
      <w:placeholder>
        <w:docPart w:val="5BD8E0670AFC470FBFBB6742053486FB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F43D358" w14:textId="060B5849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30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76EFA19B" w14:textId="32471E33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730460433"/>
        <w:placeholder>
          <w:docPart w:val="161EAD33E57B4128933EB8F1BF702F0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31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AF58" w14:textId="77777777" w:rsidR="00726AF9" w:rsidRPr="001E2C22" w:rsidRDefault="00726AF9" w:rsidP="00C64850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324554924"/>
      <w:placeholder>
        <w:docPart w:val="ED0211989EBA4E6D8B16BBB524EB434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74A9384" w14:textId="6592C378" w:rsidR="00726AF9" w:rsidRPr="001E2C22" w:rsidRDefault="00ED1DFC" w:rsidP="00C64850">
        <w:pPr>
          <w:pStyle w:val="Header"/>
          <w:jc w:val="right"/>
          <w:rPr>
            <w:sz w:val="16"/>
            <w:szCs w:val="16"/>
          </w:rPr>
        </w:pPr>
        <w:del w:id="147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430A12E8" w14:textId="12A0AE9B" w:rsidR="00726AF9" w:rsidRPr="001E2C22" w:rsidRDefault="00726AF9" w:rsidP="005C3D62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Calibration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C7B05696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CA2C996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21D410D"/>
    <w:multiLevelType w:val="hybridMultilevel"/>
    <w:tmpl w:val="FFFFFFFF"/>
    <w:lvl w:ilvl="0" w:tplc="24543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AB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CF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0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2C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E6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42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AB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377777F"/>
    <w:multiLevelType w:val="hybridMultilevel"/>
    <w:tmpl w:val="FFFFFFFF"/>
    <w:lvl w:ilvl="0" w:tplc="A2669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09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0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5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27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4B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A0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2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63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4E4215D"/>
    <w:multiLevelType w:val="multilevel"/>
    <w:tmpl w:val="C40A523C"/>
    <w:lvl w:ilvl="0">
      <w:start w:val="1"/>
      <w:numFmt w:val="upperLetter"/>
      <w:pStyle w:val="AppendixHeading1"/>
      <w:suff w:val="nothing"/>
      <w:lvlText w:val="Appendix %1"/>
      <w:lvlJc w:val="center"/>
      <w:pPr>
        <w:ind w:left="720" w:hanging="360"/>
      </w:pPr>
      <w:rPr>
        <w:rFonts w:hint="default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9C669B"/>
    <w:multiLevelType w:val="multilevel"/>
    <w:tmpl w:val="DC5C798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05605"/>
    <w:multiLevelType w:val="multilevel"/>
    <w:tmpl w:val="693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11A2D06"/>
    <w:multiLevelType w:val="hybridMultilevel"/>
    <w:tmpl w:val="FFFFFFFF"/>
    <w:lvl w:ilvl="0" w:tplc="DA64B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46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68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89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AC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CB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A1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CB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40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DDA8A"/>
    <w:multiLevelType w:val="hybridMultilevel"/>
    <w:tmpl w:val="FFFFFFFF"/>
    <w:lvl w:ilvl="0" w:tplc="A09AD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AF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C2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61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6D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87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03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A0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C0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2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435173">
    <w:abstractNumId w:val="8"/>
  </w:num>
  <w:num w:numId="2" w16cid:durableId="993415412">
    <w:abstractNumId w:val="19"/>
  </w:num>
  <w:num w:numId="3" w16cid:durableId="984120921">
    <w:abstractNumId w:val="20"/>
  </w:num>
  <w:num w:numId="4" w16cid:durableId="161312065">
    <w:abstractNumId w:val="6"/>
  </w:num>
  <w:num w:numId="5" w16cid:durableId="1438140075">
    <w:abstractNumId w:val="10"/>
  </w:num>
  <w:num w:numId="6" w16cid:durableId="1337224584">
    <w:abstractNumId w:val="1"/>
  </w:num>
  <w:num w:numId="7" w16cid:durableId="1924534959">
    <w:abstractNumId w:val="3"/>
  </w:num>
  <w:num w:numId="8" w16cid:durableId="1836800332">
    <w:abstractNumId w:val="12"/>
  </w:num>
  <w:num w:numId="9" w16cid:durableId="1852573324">
    <w:abstractNumId w:val="2"/>
  </w:num>
  <w:num w:numId="10" w16cid:durableId="1378582170">
    <w:abstractNumId w:val="16"/>
  </w:num>
  <w:num w:numId="11" w16cid:durableId="860820868">
    <w:abstractNumId w:val="14"/>
  </w:num>
  <w:num w:numId="12" w16cid:durableId="18088910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0635320">
    <w:abstractNumId w:val="21"/>
  </w:num>
  <w:num w:numId="14" w16cid:durableId="2119138909">
    <w:abstractNumId w:val="21"/>
  </w:num>
  <w:num w:numId="15" w16cid:durableId="150291569">
    <w:abstractNumId w:val="21"/>
  </w:num>
  <w:num w:numId="16" w16cid:durableId="1859848418">
    <w:abstractNumId w:val="21"/>
  </w:num>
  <w:num w:numId="17" w16cid:durableId="1866942597">
    <w:abstractNumId w:val="5"/>
  </w:num>
  <w:num w:numId="18" w16cid:durableId="1299872230">
    <w:abstractNumId w:val="5"/>
  </w:num>
  <w:num w:numId="19" w16cid:durableId="1034381255">
    <w:abstractNumId w:val="11"/>
  </w:num>
  <w:num w:numId="20" w16cid:durableId="2083523369">
    <w:abstractNumId w:val="3"/>
  </w:num>
  <w:num w:numId="21" w16cid:durableId="1200824770">
    <w:abstractNumId w:val="12"/>
  </w:num>
  <w:num w:numId="22" w16cid:durableId="1219244537">
    <w:abstractNumId w:val="2"/>
  </w:num>
  <w:num w:numId="23" w16cid:durableId="1776634688">
    <w:abstractNumId w:val="0"/>
  </w:num>
  <w:num w:numId="24" w16cid:durableId="393234433">
    <w:abstractNumId w:val="18"/>
  </w:num>
  <w:num w:numId="25" w16cid:durableId="138303666">
    <w:abstractNumId w:val="7"/>
  </w:num>
  <w:num w:numId="26" w16cid:durableId="1588537372">
    <w:abstractNumId w:val="22"/>
  </w:num>
  <w:num w:numId="27" w16cid:durableId="1993213786">
    <w:abstractNumId w:val="17"/>
  </w:num>
  <w:num w:numId="28" w16cid:durableId="1127119760">
    <w:abstractNumId w:val="13"/>
  </w:num>
  <w:num w:numId="29" w16cid:durableId="412551094">
    <w:abstractNumId w:val="4"/>
  </w:num>
  <w:num w:numId="30" w16cid:durableId="1998722962">
    <w:abstractNumId w:val="9"/>
  </w:num>
  <w:num w:numId="31" w16cid:durableId="1721857263">
    <w:abstractNumId w:val="3"/>
  </w:num>
  <w:num w:numId="32" w16cid:durableId="954019505">
    <w:abstractNumId w:val="3"/>
  </w:num>
  <w:num w:numId="33" w16cid:durableId="129176634">
    <w:abstractNumId w:val="3"/>
  </w:num>
  <w:num w:numId="34" w16cid:durableId="912279063">
    <w:abstractNumId w:val="3"/>
  </w:num>
  <w:num w:numId="35" w16cid:durableId="594559682">
    <w:abstractNumId w:val="3"/>
  </w:num>
  <w:num w:numId="36" w16cid:durableId="1024985760">
    <w:abstractNumId w:val="3"/>
  </w:num>
  <w:num w:numId="37" w16cid:durableId="1459564591">
    <w:abstractNumId w:val="5"/>
  </w:num>
  <w:num w:numId="38" w16cid:durableId="656231271">
    <w:abstractNumId w:val="3"/>
  </w:num>
  <w:num w:numId="39" w16cid:durableId="2032341465">
    <w:abstractNumId w:val="11"/>
  </w:num>
  <w:num w:numId="40" w16cid:durableId="1948735631">
    <w:abstractNumId w:val="12"/>
  </w:num>
  <w:num w:numId="41" w16cid:durableId="494418891">
    <w:abstractNumId w:val="2"/>
  </w:num>
  <w:num w:numId="42" w16cid:durableId="660618119">
    <w:abstractNumId w:val="0"/>
  </w:num>
  <w:num w:numId="43" w16cid:durableId="1927112200">
    <w:abstractNumId w:val="18"/>
  </w:num>
  <w:num w:numId="44" w16cid:durableId="441069327">
    <w:abstractNumId w:val="7"/>
  </w:num>
  <w:num w:numId="45" w16cid:durableId="2097676289">
    <w:abstractNumId w:val="22"/>
  </w:num>
  <w:num w:numId="46" w16cid:durableId="1431464811">
    <w:abstractNumId w:val="17"/>
  </w:num>
  <w:num w:numId="47" w16cid:durableId="1175220261">
    <w:abstractNumId w:val="13"/>
  </w:num>
  <w:num w:numId="48" w16cid:durableId="2115242821">
    <w:abstractNumId w:val="4"/>
  </w:num>
  <w:num w:numId="49" w16cid:durableId="438522962">
    <w:abstractNumId w:val="9"/>
  </w:num>
  <w:num w:numId="50" w16cid:durableId="390736138">
    <w:abstractNumId w:val="10"/>
    <w:lvlOverride w:ilvl="0">
      <w:startOverride w:val="1"/>
    </w:lvlOverride>
  </w:num>
  <w:num w:numId="51" w16cid:durableId="531849305">
    <w:abstractNumId w:val="10"/>
    <w:lvlOverride w:ilvl="0">
      <w:startOverride w:val="1"/>
    </w:lvlOverride>
  </w:num>
  <w:num w:numId="52" w16cid:durableId="263534654">
    <w:abstractNumId w:val="10"/>
    <w:lvlOverride w:ilvl="0">
      <w:startOverride w:val="1"/>
    </w:lvlOverride>
  </w:num>
  <w:num w:numId="53" w16cid:durableId="325326398">
    <w:abstractNumId w:val="10"/>
    <w:lvlOverride w:ilvl="0">
      <w:startOverride w:val="1"/>
    </w:lvlOverride>
  </w:num>
  <w:num w:numId="54" w16cid:durableId="1112894055">
    <w:abstractNumId w:val="10"/>
    <w:lvlOverride w:ilvl="0">
      <w:startOverride w:val="1"/>
    </w:lvlOverride>
  </w:num>
  <w:num w:numId="55" w16cid:durableId="1233196476">
    <w:abstractNumId w:val="15"/>
  </w:num>
  <w:num w:numId="56" w16cid:durableId="700714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80183663">
    <w:abstractNumId w:val="21"/>
  </w:num>
  <w:num w:numId="58" w16cid:durableId="559438844">
    <w:abstractNumId w:val="21"/>
  </w:num>
  <w:num w:numId="59" w16cid:durableId="560674744">
    <w:abstractNumId w:val="21"/>
  </w:num>
  <w:num w:numId="60" w16cid:durableId="1029263468">
    <w:abstractNumId w:val="21"/>
  </w:num>
  <w:num w:numId="61" w16cid:durableId="409814603">
    <w:abstractNumId w:val="21"/>
  </w:num>
  <w:num w:numId="62" w16cid:durableId="1594819992">
    <w:abstractNumId w:val="21"/>
  </w:num>
  <w:num w:numId="63" w16cid:durableId="1487357789">
    <w:abstractNumId w:val="21"/>
  </w:num>
  <w:num w:numId="64" w16cid:durableId="1944610007">
    <w:abstractNumId w:val="21"/>
  </w:num>
  <w:num w:numId="65" w16cid:durableId="1196579961">
    <w:abstractNumId w:val="2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50"/>
    <w:rsid w:val="00020124"/>
    <w:rsid w:val="000224DF"/>
    <w:rsid w:val="000339C6"/>
    <w:rsid w:val="00041E15"/>
    <w:rsid w:val="00042E0C"/>
    <w:rsid w:val="000442DB"/>
    <w:rsid w:val="00057547"/>
    <w:rsid w:val="000618E3"/>
    <w:rsid w:val="00074ACC"/>
    <w:rsid w:val="00082D73"/>
    <w:rsid w:val="00082FB1"/>
    <w:rsid w:val="000840B8"/>
    <w:rsid w:val="00086932"/>
    <w:rsid w:val="000B0E1F"/>
    <w:rsid w:val="000B7C0D"/>
    <w:rsid w:val="000C04D7"/>
    <w:rsid w:val="000C4098"/>
    <w:rsid w:val="000D5889"/>
    <w:rsid w:val="000F1394"/>
    <w:rsid w:val="000F19A3"/>
    <w:rsid w:val="00114B58"/>
    <w:rsid w:val="00115207"/>
    <w:rsid w:val="0012431A"/>
    <w:rsid w:val="00136630"/>
    <w:rsid w:val="00157202"/>
    <w:rsid w:val="00161D28"/>
    <w:rsid w:val="00195C59"/>
    <w:rsid w:val="001A5645"/>
    <w:rsid w:val="001A6289"/>
    <w:rsid w:val="001A6F61"/>
    <w:rsid w:val="001C1755"/>
    <w:rsid w:val="001D25DE"/>
    <w:rsid w:val="001D675D"/>
    <w:rsid w:val="001D7A80"/>
    <w:rsid w:val="001F10C3"/>
    <w:rsid w:val="001F112E"/>
    <w:rsid w:val="001F3FF8"/>
    <w:rsid w:val="00235395"/>
    <w:rsid w:val="00247C1F"/>
    <w:rsid w:val="00256D6E"/>
    <w:rsid w:val="002865C0"/>
    <w:rsid w:val="002955AA"/>
    <w:rsid w:val="002B25E6"/>
    <w:rsid w:val="002D3CCA"/>
    <w:rsid w:val="002F1D13"/>
    <w:rsid w:val="00303E86"/>
    <w:rsid w:val="003122FB"/>
    <w:rsid w:val="0034090E"/>
    <w:rsid w:val="00345A70"/>
    <w:rsid w:val="0035639F"/>
    <w:rsid w:val="00357382"/>
    <w:rsid w:val="003647FF"/>
    <w:rsid w:val="00382C91"/>
    <w:rsid w:val="0038432F"/>
    <w:rsid w:val="00387A25"/>
    <w:rsid w:val="003C745C"/>
    <w:rsid w:val="003E1E4D"/>
    <w:rsid w:val="003E4D1F"/>
    <w:rsid w:val="003F28F7"/>
    <w:rsid w:val="003F79CB"/>
    <w:rsid w:val="00417CAA"/>
    <w:rsid w:val="00420292"/>
    <w:rsid w:val="00431A07"/>
    <w:rsid w:val="00450CD4"/>
    <w:rsid w:val="00465EE6"/>
    <w:rsid w:val="0048028D"/>
    <w:rsid w:val="004A7E4A"/>
    <w:rsid w:val="004C0407"/>
    <w:rsid w:val="004C39E2"/>
    <w:rsid w:val="004D6C1E"/>
    <w:rsid w:val="004D6F73"/>
    <w:rsid w:val="004F318B"/>
    <w:rsid w:val="004F69BE"/>
    <w:rsid w:val="00502D3D"/>
    <w:rsid w:val="0051450C"/>
    <w:rsid w:val="005175B7"/>
    <w:rsid w:val="005224DE"/>
    <w:rsid w:val="00587277"/>
    <w:rsid w:val="00594F8B"/>
    <w:rsid w:val="005978E5"/>
    <w:rsid w:val="005B196A"/>
    <w:rsid w:val="005B4381"/>
    <w:rsid w:val="005C0971"/>
    <w:rsid w:val="005C3D62"/>
    <w:rsid w:val="005D1279"/>
    <w:rsid w:val="005D4794"/>
    <w:rsid w:val="006000E2"/>
    <w:rsid w:val="0060311B"/>
    <w:rsid w:val="00617CAC"/>
    <w:rsid w:val="00622AD5"/>
    <w:rsid w:val="00624D2F"/>
    <w:rsid w:val="0068192D"/>
    <w:rsid w:val="00681E83"/>
    <w:rsid w:val="006834A1"/>
    <w:rsid w:val="0068495D"/>
    <w:rsid w:val="00684B5B"/>
    <w:rsid w:val="006A213E"/>
    <w:rsid w:val="006C0BD2"/>
    <w:rsid w:val="006C2CFA"/>
    <w:rsid w:val="006F4261"/>
    <w:rsid w:val="007043EC"/>
    <w:rsid w:val="00717CA8"/>
    <w:rsid w:val="007225C8"/>
    <w:rsid w:val="00726AF9"/>
    <w:rsid w:val="0073738D"/>
    <w:rsid w:val="00744085"/>
    <w:rsid w:val="00750DB5"/>
    <w:rsid w:val="0075162A"/>
    <w:rsid w:val="00762C80"/>
    <w:rsid w:val="007644CC"/>
    <w:rsid w:val="00771277"/>
    <w:rsid w:val="00772402"/>
    <w:rsid w:val="00773BD6"/>
    <w:rsid w:val="00791CC4"/>
    <w:rsid w:val="007B300F"/>
    <w:rsid w:val="007B5D16"/>
    <w:rsid w:val="007C35DD"/>
    <w:rsid w:val="007C5DCE"/>
    <w:rsid w:val="007D3954"/>
    <w:rsid w:val="007D7909"/>
    <w:rsid w:val="007E2552"/>
    <w:rsid w:val="007F7C1F"/>
    <w:rsid w:val="00801CE5"/>
    <w:rsid w:val="008041BE"/>
    <w:rsid w:val="00806AA0"/>
    <w:rsid w:val="00827916"/>
    <w:rsid w:val="008465B9"/>
    <w:rsid w:val="008471CE"/>
    <w:rsid w:val="00847552"/>
    <w:rsid w:val="008709A2"/>
    <w:rsid w:val="00870E57"/>
    <w:rsid w:val="0087113C"/>
    <w:rsid w:val="00883557"/>
    <w:rsid w:val="00883F8E"/>
    <w:rsid w:val="008A2D0D"/>
    <w:rsid w:val="008B66B6"/>
    <w:rsid w:val="008C0D18"/>
    <w:rsid w:val="008C252B"/>
    <w:rsid w:val="008C6E39"/>
    <w:rsid w:val="008F45A9"/>
    <w:rsid w:val="0090036E"/>
    <w:rsid w:val="0090164B"/>
    <w:rsid w:val="00916246"/>
    <w:rsid w:val="0093385F"/>
    <w:rsid w:val="00942995"/>
    <w:rsid w:val="00957378"/>
    <w:rsid w:val="00974032"/>
    <w:rsid w:val="00984962"/>
    <w:rsid w:val="00995CCC"/>
    <w:rsid w:val="00996D2A"/>
    <w:rsid w:val="00997279"/>
    <w:rsid w:val="009A66EC"/>
    <w:rsid w:val="009C23B7"/>
    <w:rsid w:val="009D2136"/>
    <w:rsid w:val="00A10B19"/>
    <w:rsid w:val="00A14843"/>
    <w:rsid w:val="00A15784"/>
    <w:rsid w:val="00A2114D"/>
    <w:rsid w:val="00A21244"/>
    <w:rsid w:val="00A349A6"/>
    <w:rsid w:val="00A35AE6"/>
    <w:rsid w:val="00A42279"/>
    <w:rsid w:val="00A559D0"/>
    <w:rsid w:val="00A6457F"/>
    <w:rsid w:val="00A70CDE"/>
    <w:rsid w:val="00A71E06"/>
    <w:rsid w:val="00A76506"/>
    <w:rsid w:val="00A7775E"/>
    <w:rsid w:val="00A91911"/>
    <w:rsid w:val="00AC0667"/>
    <w:rsid w:val="00AC06F9"/>
    <w:rsid w:val="00AC28D8"/>
    <w:rsid w:val="00AC6DC8"/>
    <w:rsid w:val="00AD342E"/>
    <w:rsid w:val="00AE0505"/>
    <w:rsid w:val="00AE1E7A"/>
    <w:rsid w:val="00AF1AB2"/>
    <w:rsid w:val="00B05391"/>
    <w:rsid w:val="00B07246"/>
    <w:rsid w:val="00B1124D"/>
    <w:rsid w:val="00B1614F"/>
    <w:rsid w:val="00B30630"/>
    <w:rsid w:val="00B61D01"/>
    <w:rsid w:val="00B62139"/>
    <w:rsid w:val="00B67755"/>
    <w:rsid w:val="00B81044"/>
    <w:rsid w:val="00B8146C"/>
    <w:rsid w:val="00B855B9"/>
    <w:rsid w:val="00B93257"/>
    <w:rsid w:val="00BA6466"/>
    <w:rsid w:val="00BB3C5E"/>
    <w:rsid w:val="00BC343F"/>
    <w:rsid w:val="00BE050C"/>
    <w:rsid w:val="00BF2451"/>
    <w:rsid w:val="00C273D4"/>
    <w:rsid w:val="00C3688E"/>
    <w:rsid w:val="00C46332"/>
    <w:rsid w:val="00C521C1"/>
    <w:rsid w:val="00C64850"/>
    <w:rsid w:val="00C75432"/>
    <w:rsid w:val="00C83203"/>
    <w:rsid w:val="00C91C66"/>
    <w:rsid w:val="00C96BD1"/>
    <w:rsid w:val="00CB15E4"/>
    <w:rsid w:val="00CB342F"/>
    <w:rsid w:val="00CB62EF"/>
    <w:rsid w:val="00CC3A30"/>
    <w:rsid w:val="00CC6073"/>
    <w:rsid w:val="00CE470B"/>
    <w:rsid w:val="00CE4BC2"/>
    <w:rsid w:val="00CF219C"/>
    <w:rsid w:val="00D05B36"/>
    <w:rsid w:val="00D22A73"/>
    <w:rsid w:val="00D2312D"/>
    <w:rsid w:val="00D30226"/>
    <w:rsid w:val="00D30D3E"/>
    <w:rsid w:val="00D34E3F"/>
    <w:rsid w:val="00D4501C"/>
    <w:rsid w:val="00D55777"/>
    <w:rsid w:val="00D73DA0"/>
    <w:rsid w:val="00D96B3C"/>
    <w:rsid w:val="00DA4DA2"/>
    <w:rsid w:val="00DA5E2E"/>
    <w:rsid w:val="00DB4432"/>
    <w:rsid w:val="00DB5B49"/>
    <w:rsid w:val="00DC7A36"/>
    <w:rsid w:val="00DE2AAF"/>
    <w:rsid w:val="00DE4C0F"/>
    <w:rsid w:val="00DE5ED4"/>
    <w:rsid w:val="00E05CC3"/>
    <w:rsid w:val="00E106CA"/>
    <w:rsid w:val="00E21A8B"/>
    <w:rsid w:val="00E34F59"/>
    <w:rsid w:val="00E61C16"/>
    <w:rsid w:val="00E661AB"/>
    <w:rsid w:val="00E805ED"/>
    <w:rsid w:val="00E8724B"/>
    <w:rsid w:val="00EA00D4"/>
    <w:rsid w:val="00EB027D"/>
    <w:rsid w:val="00EB2094"/>
    <w:rsid w:val="00EB5255"/>
    <w:rsid w:val="00EC6DA9"/>
    <w:rsid w:val="00ED177D"/>
    <w:rsid w:val="00ED1DFC"/>
    <w:rsid w:val="00ED647E"/>
    <w:rsid w:val="00EE3A28"/>
    <w:rsid w:val="00EE7B2B"/>
    <w:rsid w:val="00EF7EA4"/>
    <w:rsid w:val="00F07856"/>
    <w:rsid w:val="00F307A1"/>
    <w:rsid w:val="00F435AF"/>
    <w:rsid w:val="00F738FC"/>
    <w:rsid w:val="00F75FDD"/>
    <w:rsid w:val="00F801F8"/>
    <w:rsid w:val="00F860CC"/>
    <w:rsid w:val="00F93F1E"/>
    <w:rsid w:val="00FB4D66"/>
    <w:rsid w:val="00FC41CA"/>
    <w:rsid w:val="00FD226E"/>
    <w:rsid w:val="00FF4F16"/>
    <w:rsid w:val="0183FAF6"/>
    <w:rsid w:val="04982158"/>
    <w:rsid w:val="071976A3"/>
    <w:rsid w:val="07B76DEF"/>
    <w:rsid w:val="07C4EB94"/>
    <w:rsid w:val="09F86AD3"/>
    <w:rsid w:val="0A1BDCDF"/>
    <w:rsid w:val="0B61C3BF"/>
    <w:rsid w:val="0E1A0970"/>
    <w:rsid w:val="0FF61C83"/>
    <w:rsid w:val="10A7BD09"/>
    <w:rsid w:val="1190BB68"/>
    <w:rsid w:val="14613C7F"/>
    <w:rsid w:val="15456013"/>
    <w:rsid w:val="156AFC6C"/>
    <w:rsid w:val="1C667414"/>
    <w:rsid w:val="1D3749F2"/>
    <w:rsid w:val="1D40CD76"/>
    <w:rsid w:val="1F29A40F"/>
    <w:rsid w:val="1F682B84"/>
    <w:rsid w:val="222785B6"/>
    <w:rsid w:val="23365EAC"/>
    <w:rsid w:val="2618DFD7"/>
    <w:rsid w:val="26310C00"/>
    <w:rsid w:val="28202193"/>
    <w:rsid w:val="2A521AAD"/>
    <w:rsid w:val="2B06D322"/>
    <w:rsid w:val="2B6FA5BB"/>
    <w:rsid w:val="3059675D"/>
    <w:rsid w:val="3123B3ED"/>
    <w:rsid w:val="37413C76"/>
    <w:rsid w:val="3797BEB4"/>
    <w:rsid w:val="3CCD45C6"/>
    <w:rsid w:val="3CF68190"/>
    <w:rsid w:val="3D4DC86A"/>
    <w:rsid w:val="41BB28CB"/>
    <w:rsid w:val="41C45CDD"/>
    <w:rsid w:val="41E0C480"/>
    <w:rsid w:val="424599A0"/>
    <w:rsid w:val="42CE1DD9"/>
    <w:rsid w:val="450B0C8B"/>
    <w:rsid w:val="47274B2C"/>
    <w:rsid w:val="48F59E76"/>
    <w:rsid w:val="4C70142C"/>
    <w:rsid w:val="4E5172D3"/>
    <w:rsid w:val="4F12ECDC"/>
    <w:rsid w:val="50810102"/>
    <w:rsid w:val="50D2069D"/>
    <w:rsid w:val="51055019"/>
    <w:rsid w:val="52BEBC52"/>
    <w:rsid w:val="56865F04"/>
    <w:rsid w:val="58CFB6F7"/>
    <w:rsid w:val="59BD301E"/>
    <w:rsid w:val="5A5E9202"/>
    <w:rsid w:val="5DAEF476"/>
    <w:rsid w:val="5E8E969A"/>
    <w:rsid w:val="611F5BE0"/>
    <w:rsid w:val="654BC725"/>
    <w:rsid w:val="687C93D5"/>
    <w:rsid w:val="6887E319"/>
    <w:rsid w:val="6A2836B3"/>
    <w:rsid w:val="6C5B5B1D"/>
    <w:rsid w:val="7025C5E1"/>
    <w:rsid w:val="72550350"/>
    <w:rsid w:val="7AD59953"/>
    <w:rsid w:val="7F82A7A1"/>
    <w:rsid w:val="7FAAB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14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CE470B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8465B9"/>
    <w:pPr>
      <w:keepNext/>
      <w:keepLines/>
      <w:numPr>
        <w:numId w:val="65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8465B9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8465B9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8465B9"/>
    <w:pPr>
      <w:keepNext/>
      <w:keepLines/>
      <w:numPr>
        <w:ilvl w:val="3"/>
        <w:numId w:val="65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8465B9"/>
    <w:pPr>
      <w:keepNext/>
      <w:keepLines/>
      <w:numPr>
        <w:ilvl w:val="4"/>
        <w:numId w:val="65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8465B9"/>
    <w:pPr>
      <w:keepNext/>
      <w:keepLines/>
      <w:numPr>
        <w:ilvl w:val="5"/>
        <w:numId w:val="65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8465B9"/>
    <w:pPr>
      <w:keepNext/>
      <w:keepLines/>
      <w:numPr>
        <w:ilvl w:val="6"/>
        <w:numId w:val="65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465B9"/>
    <w:pPr>
      <w:keepNext/>
      <w:keepLines/>
      <w:numPr>
        <w:ilvl w:val="7"/>
        <w:numId w:val="65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8465B9"/>
    <w:pPr>
      <w:keepNext/>
      <w:keepLines/>
      <w:numPr>
        <w:ilvl w:val="8"/>
        <w:numId w:val="65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8F45A9"/>
    <w:pPr>
      <w:numPr>
        <w:numId w:val="40"/>
      </w:numPr>
      <w:tabs>
        <w:tab w:val="left" w:pos="720"/>
      </w:tabs>
      <w:autoSpaceDE w:val="0"/>
      <w:autoSpaceDN w:val="0"/>
      <w:adjustRightInd w:val="0"/>
      <w:spacing w:after="240" w:line="24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161D28"/>
    <w:pPr>
      <w:numPr>
        <w:numId w:val="41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8465B9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semiHidden/>
    <w:qFormat/>
    <w:rsid w:val="00431A07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61D2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B9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465B9"/>
    <w:rPr>
      <w:rFonts w:ascii="Arial" w:eastAsiaTheme="minorHAnsi" w:hAnsi="Arial"/>
      <w:kern w:val="0"/>
      <w:sz w:val="24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161D28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8465B9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ind w:left="1080" w:hanging="360"/>
      <w:contextualSpacing/>
    </w:pPr>
    <w:rPr>
      <w:rFonts w:cs="Times New Roman"/>
    </w:rPr>
  </w:style>
  <w:style w:type="paragraph" w:customStyle="1" w:styleId="BulletedList">
    <w:name w:val="Bulleted List"/>
    <w:basedOn w:val="Normal"/>
    <w:semiHidden/>
    <w:rsid w:val="00431A07"/>
    <w:pPr>
      <w:numPr>
        <w:numId w:val="6"/>
      </w:numPr>
    </w:pPr>
  </w:style>
  <w:style w:type="paragraph" w:styleId="Caption">
    <w:name w:val="caption"/>
    <w:basedOn w:val="Normal"/>
    <w:next w:val="Normal"/>
    <w:uiPriority w:val="35"/>
    <w:semiHidden/>
    <w:qFormat/>
    <w:rsid w:val="00161D28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161D2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61D28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465B9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61D28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5B9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161D28"/>
    <w:rPr>
      <w:i/>
      <w:iCs/>
    </w:rPr>
  </w:style>
  <w:style w:type="paragraph" w:customStyle="1" w:styleId="figurecaption">
    <w:name w:val="figure_caption"/>
    <w:basedOn w:val="Normal"/>
    <w:semiHidden/>
    <w:rsid w:val="00161D28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161D28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465B9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161D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65B9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8465B9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8465B9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8465B9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8465B9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8465B9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8465B9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8465B9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8465B9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161D28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161D28"/>
    <w:pPr>
      <w:numPr>
        <w:numId w:val="39"/>
      </w:numPr>
      <w:contextualSpacing/>
    </w:pPr>
  </w:style>
  <w:style w:type="paragraph" w:customStyle="1" w:styleId="MMCacronymdefinition">
    <w:name w:val="MMC_acronym definition"/>
    <w:basedOn w:val="Normal"/>
    <w:rsid w:val="00161D28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161D28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161D28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8465B9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161D28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161D28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161D28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161D28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161D28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/>
    </w:pPr>
    <w:rPr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cs="Times New Roman"/>
      <w:noProof/>
      <w:szCs w:val="24"/>
    </w:rPr>
  </w:style>
  <w:style w:type="paragraph" w:customStyle="1" w:styleId="MMCfigurecaption">
    <w:name w:val="MMC_figure_caption"/>
    <w:basedOn w:val="Normal"/>
    <w:rsid w:val="000D5889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161D28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161D28"/>
    <w:pPr>
      <w:spacing w:before="3600"/>
    </w:pPr>
  </w:style>
  <w:style w:type="paragraph" w:customStyle="1" w:styleId="MMCnotehead">
    <w:name w:val="MMC_note_head"/>
    <w:rsid w:val="00161D28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161D28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161D28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161D28"/>
    <w:pPr>
      <w:numPr>
        <w:numId w:val="46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161D28"/>
    <w:pPr>
      <w:widowControl w:val="0"/>
      <w:numPr>
        <w:numId w:val="47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161D28"/>
    <w:pPr>
      <w:widowControl/>
      <w:numPr>
        <w:numId w:val="48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161D28"/>
    <w:pPr>
      <w:numPr>
        <w:numId w:val="49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161D28"/>
  </w:style>
  <w:style w:type="paragraph" w:customStyle="1" w:styleId="MMCtablehead">
    <w:name w:val="MMC_table_head"/>
    <w:basedOn w:val="Normal"/>
    <w:rsid w:val="00161D28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161D28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161D28"/>
    <w:rPr>
      <w:sz w:val="16"/>
    </w:rPr>
  </w:style>
  <w:style w:type="paragraph" w:customStyle="1" w:styleId="MMCTOCheaders">
    <w:name w:val="MMC_TOC_headers"/>
    <w:qFormat/>
    <w:rsid w:val="00161D28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161D2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161D28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65B9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ind w:left="360" w:hanging="360"/>
    </w:p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161D28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spacing w:before="480"/>
      <w:jc w:val="center"/>
    </w:pPr>
    <w:rPr>
      <w:rFonts w:cs="Times New Roman"/>
      <w:bCs/>
      <w:i/>
    </w:rPr>
  </w:style>
  <w:style w:type="paragraph" w:customStyle="1" w:styleId="tablehead">
    <w:name w:val="table_head"/>
    <w:basedOn w:val="Normal"/>
    <w:semiHidden/>
    <w:rsid w:val="00161D28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161D28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161D2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465B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161D28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161D28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161D28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7C35DD"/>
    <w:pPr>
      <w:spacing w:after="100"/>
      <w:ind w:left="720"/>
    </w:pPr>
    <w:rPr>
      <w:sz w:val="20"/>
    </w:rPr>
  </w:style>
  <w:style w:type="paragraph" w:styleId="TOCHeading">
    <w:name w:val="TOC Heading"/>
    <w:next w:val="Normal"/>
    <w:uiPriority w:val="39"/>
    <w:semiHidden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161D28"/>
  </w:style>
  <w:style w:type="character" w:styleId="UnresolvedMention">
    <w:name w:val="Unresolved Mention"/>
    <w:basedOn w:val="DefaultParagraphFont"/>
    <w:uiPriority w:val="99"/>
    <w:semiHidden/>
    <w:rsid w:val="00161D2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C648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465B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6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65B9"/>
    <w:rPr>
      <w:rFonts w:ascii="Arial" w:eastAsiaTheme="minorHAnsi" w:hAnsi="Arial"/>
      <w:i/>
      <w:iCs/>
      <w:color w:val="404040" w:themeColor="text1" w:themeTint="BF"/>
      <w:kern w:val="0"/>
      <w:sz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6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65B9"/>
    <w:rPr>
      <w:rFonts w:ascii="Arial" w:eastAsiaTheme="minorHAnsi" w:hAnsi="Arial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C64850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161D28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161D28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161D28"/>
    <w:pPr>
      <w:numPr>
        <w:numId w:val="42"/>
      </w:numPr>
    </w:pPr>
  </w:style>
  <w:style w:type="paragraph" w:customStyle="1" w:styleId="MMCbulletstep1a1a">
    <w:name w:val="MMC_bullet_step_1_a_1_a"/>
    <w:basedOn w:val="MMCbulletstep1a1"/>
    <w:qFormat/>
    <w:rsid w:val="00161D28"/>
    <w:pPr>
      <w:numPr>
        <w:numId w:val="43"/>
      </w:numPr>
    </w:pPr>
  </w:style>
  <w:style w:type="paragraph" w:customStyle="1" w:styleId="MMCbulletstep1a1a1">
    <w:name w:val="MMC_bullet_step_1_a_1_a_1"/>
    <w:basedOn w:val="MMCbulletstep1a1a"/>
    <w:qFormat/>
    <w:rsid w:val="00161D28"/>
    <w:pPr>
      <w:numPr>
        <w:numId w:val="44"/>
      </w:numPr>
    </w:pPr>
  </w:style>
  <w:style w:type="paragraph" w:customStyle="1" w:styleId="MMCCoverSiteName">
    <w:name w:val="MMC_Cover_Site Name"/>
    <w:basedOn w:val="Normal"/>
    <w:qFormat/>
    <w:rsid w:val="00161D28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161D28"/>
    <w:pPr>
      <w:numPr>
        <w:ilvl w:val="0"/>
        <w:numId w:val="45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161D28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161D28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7C35DD"/>
    <w:pPr>
      <w:spacing w:after="100" w:line="278" w:lineRule="auto"/>
      <w:ind w:left="960"/>
    </w:pPr>
    <w:rPr>
      <w:rFonts w:eastAsiaTheme="minorEastAsia"/>
      <w:kern w:val="2"/>
      <w:sz w:val="20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161D28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161D28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161D28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161D28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161D28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8465B9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8465B9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0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5.xml"/><Relationship Id="rId39" Type="http://schemas.openxmlformats.org/officeDocument/2006/relationships/footer" Target="footer15.xml"/><Relationship Id="rId21" Type="http://schemas.openxmlformats.org/officeDocument/2006/relationships/header" Target="header9.xml"/><Relationship Id="rId34" Type="http://schemas.openxmlformats.org/officeDocument/2006/relationships/footer" Target="footer13.xml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2.jpeg"/><Relationship Id="rId32" Type="http://schemas.openxmlformats.org/officeDocument/2006/relationships/footer" Target="footer11.xml"/><Relationship Id="rId37" Type="http://schemas.microsoft.com/office/2011/relationships/commentsExtended" Target="commentsExtended.xml"/><Relationship Id="rId40" Type="http://schemas.openxmlformats.org/officeDocument/2006/relationships/footer" Target="footer16.xml"/><Relationship Id="rId45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1.xml"/><Relationship Id="rId28" Type="http://schemas.openxmlformats.org/officeDocument/2006/relationships/footer" Target="footer7.xml"/><Relationship Id="rId36" Type="http://schemas.openxmlformats.org/officeDocument/2006/relationships/comments" Target="comments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31" Type="http://schemas.openxmlformats.org/officeDocument/2006/relationships/footer" Target="footer10.xml"/><Relationship Id="rId44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0.xml"/><Relationship Id="rId27" Type="http://schemas.openxmlformats.org/officeDocument/2006/relationships/footer" Target="footer6.xml"/><Relationship Id="rId30" Type="http://schemas.openxmlformats.org/officeDocument/2006/relationships/footer" Target="footer9.xml"/><Relationship Id="rId35" Type="http://schemas.openxmlformats.org/officeDocument/2006/relationships/footer" Target="footer14.xm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eader" Target="header12.xml"/><Relationship Id="rId33" Type="http://schemas.openxmlformats.org/officeDocument/2006/relationships/footer" Target="footer12.xml"/><Relationship Id="rId38" Type="http://schemas.microsoft.com/office/2016/09/relationships/commentsIds" Target="commentsIds.xml"/><Relationship Id="rId46" Type="http://schemas.openxmlformats.org/officeDocument/2006/relationships/customXml" Target="../customXml/item4.xml"/><Relationship Id="rId20" Type="http://schemas.openxmlformats.org/officeDocument/2006/relationships/header" Target="header8.xml"/><Relationship Id="rId41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F560A1E1904AC7BCD29B7C160FD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57C58-6FE5-41B0-9CC4-88E42C7CEB32}"/>
      </w:docPartPr>
      <w:docPartBody>
        <w:p w:rsidR="00A76CE7" w:rsidRDefault="00A76CE7" w:rsidP="00A76CE7">
          <w:pPr>
            <w:pStyle w:val="3BF560A1E1904AC7BCD29B7C160FD722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7EAC0A02A87D43039FCCB74948F65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0B4DA-5783-4BE0-B0B3-1A46C66559DE}"/>
      </w:docPartPr>
      <w:docPartBody>
        <w:p w:rsidR="00A76CE7" w:rsidRDefault="00A76CE7" w:rsidP="00A76CE7">
          <w:pPr>
            <w:pStyle w:val="7EAC0A02A87D43039FCCB74948F6588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EA0F8E1D3CF74569B8D799AF79E4A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4B758-B78A-49AC-B871-4B16527DE9E5}"/>
      </w:docPartPr>
      <w:docPartBody>
        <w:p w:rsidR="00A76CE7" w:rsidRDefault="00A76CE7" w:rsidP="00A76CE7">
          <w:pPr>
            <w:pStyle w:val="EA0F8E1D3CF74569B8D799AF79E4AD90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ED0211989EBA4E6D8B16BBB524EB4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8CB5D-CB44-48AD-B8EA-4D6FA3ECC004}"/>
      </w:docPartPr>
      <w:docPartBody>
        <w:p w:rsidR="001233E3" w:rsidRDefault="00D76F2F" w:rsidP="00D76F2F">
          <w:pPr>
            <w:pStyle w:val="ED0211989EBA4E6D8B16BBB524EB434D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A7C878856315417E89290CC08E3FC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C9391-79E6-478F-BC28-85D92BFF4147}"/>
      </w:docPartPr>
      <w:docPartBody>
        <w:p w:rsidR="001233E3" w:rsidRDefault="00D76F2F" w:rsidP="00D76F2F">
          <w:pPr>
            <w:pStyle w:val="A7C878856315417E89290CC08E3FCB22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68A2A385C2047838C172401D5302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DB63D-A850-4182-8E4E-491C425CCF92}"/>
      </w:docPartPr>
      <w:docPartBody>
        <w:p w:rsidR="00496917" w:rsidRDefault="00496917" w:rsidP="00496917">
          <w:pPr>
            <w:pStyle w:val="C68A2A385C2047838C172401D5302B19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5141C76F6DC74A44A23C375EEBC7F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9C276-7CED-4F02-9F41-44AC4F3C1BFB}"/>
      </w:docPartPr>
      <w:docPartBody>
        <w:p w:rsidR="00496917" w:rsidRDefault="00496917" w:rsidP="00496917">
          <w:pPr>
            <w:pStyle w:val="5141C76F6DC74A44A23C375EEBC7FACA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1ECE680883A44DA6926644CD14C43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7D751-218A-42DA-9DC7-F7F2F9427BED}"/>
      </w:docPartPr>
      <w:docPartBody>
        <w:p w:rsidR="00496917" w:rsidRDefault="00496917" w:rsidP="00496917">
          <w:pPr>
            <w:pStyle w:val="1ECE680883A44DA6926644CD14C436D4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D5EFBBA2D83C4E63ABB05E76C6743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1625A-71C1-4F3A-BA4E-D22B31B7DA94}"/>
      </w:docPartPr>
      <w:docPartBody>
        <w:p w:rsidR="00496917" w:rsidRDefault="00496917" w:rsidP="00496917">
          <w:pPr>
            <w:pStyle w:val="D5EFBBA2D83C4E63ABB05E76C67434E4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683FDFAF1BB4D9797D3B33A3C338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81E95-351B-44B7-9F28-E095B3BCE01C}"/>
      </w:docPartPr>
      <w:docPartBody>
        <w:p w:rsidR="00496917" w:rsidRDefault="00496917" w:rsidP="00496917">
          <w:pPr>
            <w:pStyle w:val="A683FDFAF1BB4D9797D3B33A3C338D5B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894AACF5CD34DF2A52971F94116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634E4-5652-4BA1-9E98-C06D8F0EE26E}"/>
      </w:docPartPr>
      <w:docPartBody>
        <w:p w:rsidR="00496917" w:rsidRDefault="00496917" w:rsidP="00496917">
          <w:pPr>
            <w:pStyle w:val="B894AACF5CD34DF2A52971F941167EFD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3DAD07DC0624852AD4FCCE5D0DA3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78439-3A89-4FC8-BD7A-4BA5A5488C9D}"/>
      </w:docPartPr>
      <w:docPartBody>
        <w:p w:rsidR="00496917" w:rsidRDefault="00496917" w:rsidP="00496917">
          <w:pPr>
            <w:pStyle w:val="B3DAD07DC0624852AD4FCCE5D0DA3592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DFD82F649D12410E985968A36AF2F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3F3E7-8A56-4727-A010-F0847BCBF724}"/>
      </w:docPartPr>
      <w:docPartBody>
        <w:p w:rsidR="00496917" w:rsidRDefault="00496917" w:rsidP="00496917">
          <w:pPr>
            <w:pStyle w:val="DFD82F649D12410E985968A36AF2F64B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C93CB69B362B4645BC0422F41CBE4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53376-A647-4456-840D-6B239F705A91}"/>
      </w:docPartPr>
      <w:docPartBody>
        <w:p w:rsidR="00496917" w:rsidRDefault="00496917" w:rsidP="00496917">
          <w:pPr>
            <w:pStyle w:val="C93CB69B362B4645BC0422F41CBE4AD5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7391C5CD494340688325B790AC7BF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32BCC-945D-41A6-BFCB-9543EC0B889D}"/>
      </w:docPartPr>
      <w:docPartBody>
        <w:p w:rsidR="00496917" w:rsidRDefault="00496917" w:rsidP="00496917">
          <w:pPr>
            <w:pStyle w:val="7391C5CD494340688325B790AC7BF52E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FF5C331EF84D41F08DB9CDE354193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34FFE-741B-417C-B36F-C473603499B8}"/>
      </w:docPartPr>
      <w:docPartBody>
        <w:p w:rsidR="00496917" w:rsidRDefault="00496917" w:rsidP="00496917">
          <w:pPr>
            <w:pStyle w:val="FF5C331EF84D41F08DB9CDE35419301A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28135EB1971A46B08A98CB869A18C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695E4-C84E-41F7-B7FE-E64B76694208}"/>
      </w:docPartPr>
      <w:docPartBody>
        <w:p w:rsidR="00496917" w:rsidRDefault="00496917" w:rsidP="00496917">
          <w:pPr>
            <w:pStyle w:val="28135EB1971A46B08A98CB869A18CF16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6D3A144741749B7B7FDEB620C8DC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99CEE-4876-416A-A45A-961F907124B4}"/>
      </w:docPartPr>
      <w:docPartBody>
        <w:p w:rsidR="00496917" w:rsidRDefault="00496917" w:rsidP="00496917">
          <w:pPr>
            <w:pStyle w:val="B6D3A144741749B7B7FDEB620C8DCBBC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8ADC38246222487687648023CC8A6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32F02-326A-4DCE-B521-3C2F7B3253BF}"/>
      </w:docPartPr>
      <w:docPartBody>
        <w:p w:rsidR="00496917" w:rsidRDefault="00496917" w:rsidP="00496917">
          <w:pPr>
            <w:pStyle w:val="8ADC38246222487687648023CC8A6629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6E83658443C477E96F80FF7AD194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F9025-A7BF-48CF-B6BE-003FF87F4C58}"/>
      </w:docPartPr>
      <w:docPartBody>
        <w:p w:rsidR="00496917" w:rsidRDefault="00496917" w:rsidP="00496917">
          <w:pPr>
            <w:pStyle w:val="06E83658443C477E96F80FF7AD194DBA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B90101DF956247EFBC545BDF44184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BF652-4C5C-438C-BFC1-544A6DB8B432}"/>
      </w:docPartPr>
      <w:docPartBody>
        <w:p w:rsidR="00496917" w:rsidRDefault="00496917" w:rsidP="00496917">
          <w:pPr>
            <w:pStyle w:val="B90101DF956247EFBC545BDF44184A54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537DCC119DC4281B2B49C90341BC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C88B-E088-452C-B68A-57DE0C8331D6}"/>
      </w:docPartPr>
      <w:docPartBody>
        <w:p w:rsidR="00496917" w:rsidRDefault="00496917" w:rsidP="00496917">
          <w:pPr>
            <w:pStyle w:val="A537DCC119DC4281B2B49C90341BC3E1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B9E2D78E7417405DB2DC47A00FBEE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AA480-7697-4562-9860-E89F7626D4C3}"/>
      </w:docPartPr>
      <w:docPartBody>
        <w:p w:rsidR="00496917" w:rsidRDefault="00496917" w:rsidP="00496917">
          <w:pPr>
            <w:pStyle w:val="B9E2D78E7417405DB2DC47A00FBEE62D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5BD8E0670AFC470FBFBB674205348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C1A6C-A8CC-4637-97F8-C126162D63D0}"/>
      </w:docPartPr>
      <w:docPartBody>
        <w:p w:rsidR="00496917" w:rsidRDefault="00496917" w:rsidP="00496917">
          <w:pPr>
            <w:pStyle w:val="5BD8E0670AFC470FBFBB6742053486FB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161EAD33E57B4128933EB8F1BF702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ACB3-3B76-4903-9D25-7E80F21D7A7F}"/>
      </w:docPartPr>
      <w:docPartBody>
        <w:p w:rsidR="00496917" w:rsidRDefault="00496917" w:rsidP="00496917">
          <w:pPr>
            <w:pStyle w:val="161EAD33E57B4128933EB8F1BF702F0D"/>
          </w:pPr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E7"/>
    <w:rsid w:val="00020124"/>
    <w:rsid w:val="00082FB1"/>
    <w:rsid w:val="001233E3"/>
    <w:rsid w:val="00136630"/>
    <w:rsid w:val="00195328"/>
    <w:rsid w:val="002C2835"/>
    <w:rsid w:val="0035154A"/>
    <w:rsid w:val="003A46EB"/>
    <w:rsid w:val="00496917"/>
    <w:rsid w:val="005B196A"/>
    <w:rsid w:val="006000E2"/>
    <w:rsid w:val="007E0CDF"/>
    <w:rsid w:val="00892184"/>
    <w:rsid w:val="008A2D0D"/>
    <w:rsid w:val="008B0B11"/>
    <w:rsid w:val="008B1934"/>
    <w:rsid w:val="00914292"/>
    <w:rsid w:val="009C23B7"/>
    <w:rsid w:val="00A10B19"/>
    <w:rsid w:val="00A76506"/>
    <w:rsid w:val="00A76CE7"/>
    <w:rsid w:val="00AC6DC8"/>
    <w:rsid w:val="00AF1AB2"/>
    <w:rsid w:val="00BF21BD"/>
    <w:rsid w:val="00C91C66"/>
    <w:rsid w:val="00CA5465"/>
    <w:rsid w:val="00D73DA0"/>
    <w:rsid w:val="00D76F2F"/>
    <w:rsid w:val="00EA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6917"/>
    <w:rPr>
      <w:color w:val="808080"/>
    </w:rPr>
  </w:style>
  <w:style w:type="paragraph" w:customStyle="1" w:styleId="3BF560A1E1904AC7BCD29B7C160FD722">
    <w:name w:val="3BF560A1E1904AC7BCD29B7C160FD722"/>
    <w:rsid w:val="00A76CE7"/>
  </w:style>
  <w:style w:type="paragraph" w:customStyle="1" w:styleId="7EAC0A02A87D43039FCCB74948F6588B">
    <w:name w:val="7EAC0A02A87D43039FCCB74948F6588B"/>
    <w:rsid w:val="00A76CE7"/>
  </w:style>
  <w:style w:type="paragraph" w:customStyle="1" w:styleId="EA0F8E1D3CF74569B8D799AF79E4AD90">
    <w:name w:val="EA0F8E1D3CF74569B8D799AF79E4AD90"/>
    <w:rsid w:val="00A76CE7"/>
  </w:style>
  <w:style w:type="paragraph" w:customStyle="1" w:styleId="ED0211989EBA4E6D8B16BBB524EB434D">
    <w:name w:val="ED0211989EBA4E6D8B16BBB524EB434D"/>
    <w:rsid w:val="00D76F2F"/>
  </w:style>
  <w:style w:type="paragraph" w:customStyle="1" w:styleId="A7C878856315417E89290CC08E3FCB22">
    <w:name w:val="A7C878856315417E89290CC08E3FCB22"/>
    <w:rsid w:val="00D76F2F"/>
  </w:style>
  <w:style w:type="paragraph" w:customStyle="1" w:styleId="C68A2A385C2047838C172401D5302B19">
    <w:name w:val="C68A2A385C2047838C172401D5302B19"/>
    <w:rsid w:val="00496917"/>
  </w:style>
  <w:style w:type="paragraph" w:customStyle="1" w:styleId="5141C76F6DC74A44A23C375EEBC7FACA">
    <w:name w:val="5141C76F6DC74A44A23C375EEBC7FACA"/>
    <w:rsid w:val="00496917"/>
  </w:style>
  <w:style w:type="paragraph" w:customStyle="1" w:styleId="1ECE680883A44DA6926644CD14C436D4">
    <w:name w:val="1ECE680883A44DA6926644CD14C436D4"/>
    <w:rsid w:val="00496917"/>
  </w:style>
  <w:style w:type="paragraph" w:customStyle="1" w:styleId="D5EFBBA2D83C4E63ABB05E76C67434E4">
    <w:name w:val="D5EFBBA2D83C4E63ABB05E76C67434E4"/>
    <w:rsid w:val="00496917"/>
  </w:style>
  <w:style w:type="paragraph" w:customStyle="1" w:styleId="A683FDFAF1BB4D9797D3B33A3C338D5B">
    <w:name w:val="A683FDFAF1BB4D9797D3B33A3C338D5B"/>
    <w:rsid w:val="00496917"/>
  </w:style>
  <w:style w:type="paragraph" w:customStyle="1" w:styleId="B894AACF5CD34DF2A52971F941167EFD">
    <w:name w:val="B894AACF5CD34DF2A52971F941167EFD"/>
    <w:rsid w:val="00496917"/>
  </w:style>
  <w:style w:type="paragraph" w:customStyle="1" w:styleId="B3DAD07DC0624852AD4FCCE5D0DA3592">
    <w:name w:val="B3DAD07DC0624852AD4FCCE5D0DA3592"/>
    <w:rsid w:val="00496917"/>
  </w:style>
  <w:style w:type="paragraph" w:customStyle="1" w:styleId="DFD82F649D12410E985968A36AF2F64B">
    <w:name w:val="DFD82F649D12410E985968A36AF2F64B"/>
    <w:rsid w:val="00496917"/>
  </w:style>
  <w:style w:type="paragraph" w:customStyle="1" w:styleId="C93CB69B362B4645BC0422F41CBE4AD5">
    <w:name w:val="C93CB69B362B4645BC0422F41CBE4AD5"/>
    <w:rsid w:val="00496917"/>
  </w:style>
  <w:style w:type="paragraph" w:customStyle="1" w:styleId="7391C5CD494340688325B790AC7BF52E">
    <w:name w:val="7391C5CD494340688325B790AC7BF52E"/>
    <w:rsid w:val="00496917"/>
  </w:style>
  <w:style w:type="paragraph" w:customStyle="1" w:styleId="FF5C331EF84D41F08DB9CDE35419301A">
    <w:name w:val="FF5C331EF84D41F08DB9CDE35419301A"/>
    <w:rsid w:val="00496917"/>
  </w:style>
  <w:style w:type="paragraph" w:customStyle="1" w:styleId="28135EB1971A46B08A98CB869A18CF16">
    <w:name w:val="28135EB1971A46B08A98CB869A18CF16"/>
    <w:rsid w:val="00496917"/>
  </w:style>
  <w:style w:type="paragraph" w:customStyle="1" w:styleId="B6D3A144741749B7B7FDEB620C8DCBBC">
    <w:name w:val="B6D3A144741749B7B7FDEB620C8DCBBC"/>
    <w:rsid w:val="00496917"/>
  </w:style>
  <w:style w:type="paragraph" w:customStyle="1" w:styleId="8ADC38246222487687648023CC8A6629">
    <w:name w:val="8ADC38246222487687648023CC8A6629"/>
    <w:rsid w:val="00496917"/>
  </w:style>
  <w:style w:type="paragraph" w:customStyle="1" w:styleId="06E83658443C477E96F80FF7AD194DBA">
    <w:name w:val="06E83658443C477E96F80FF7AD194DBA"/>
    <w:rsid w:val="00496917"/>
  </w:style>
  <w:style w:type="paragraph" w:customStyle="1" w:styleId="B90101DF956247EFBC545BDF44184A54">
    <w:name w:val="B90101DF956247EFBC545BDF44184A54"/>
    <w:rsid w:val="00496917"/>
  </w:style>
  <w:style w:type="paragraph" w:customStyle="1" w:styleId="A537DCC119DC4281B2B49C90341BC3E1">
    <w:name w:val="A537DCC119DC4281B2B49C90341BC3E1"/>
    <w:rsid w:val="00496917"/>
  </w:style>
  <w:style w:type="paragraph" w:customStyle="1" w:styleId="B9E2D78E7417405DB2DC47A00FBEE62D">
    <w:name w:val="B9E2D78E7417405DB2DC47A00FBEE62D"/>
    <w:rsid w:val="00496917"/>
  </w:style>
  <w:style w:type="paragraph" w:customStyle="1" w:styleId="5BD8E0670AFC470FBFBB6742053486FB">
    <w:name w:val="5BD8E0670AFC470FBFBB6742053486FB"/>
    <w:rsid w:val="00496917"/>
  </w:style>
  <w:style w:type="paragraph" w:customStyle="1" w:styleId="161EAD33E57B4128933EB8F1BF702F0D">
    <w:name w:val="161EAD33E57B4128933EB8F1BF702F0D"/>
    <w:rsid w:val="004969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F6A446C3-421E-4F45-9DBB-A5ED60B99A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BE87B-9C43-4DC1-82C0-DDF49925D90A}"/>
</file>

<file path=customXml/itemProps3.xml><?xml version="1.0" encoding="utf-8"?>
<ds:datastoreItem xmlns:ds="http://schemas.openxmlformats.org/officeDocument/2006/customXml" ds:itemID="{F9F4B727-1B08-40DF-AB5A-E04821FE664B}"/>
</file>

<file path=customXml/itemProps4.xml><?xml version="1.0" encoding="utf-8"?>
<ds:datastoreItem xmlns:ds="http://schemas.openxmlformats.org/officeDocument/2006/customXml" ds:itemID="{0C77E701-1712-4378-B590-C2A4D5B102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2026-10-08T02:27:00Z</dcterms:created>
  <dcterms:modified xsi:type="dcterms:W3CDTF">2026-10-08T02:27:00Z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