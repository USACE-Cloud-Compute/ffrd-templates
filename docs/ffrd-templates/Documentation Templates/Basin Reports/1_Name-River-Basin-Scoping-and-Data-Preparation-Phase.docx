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123330" w14:textId="459D5FD2" w:rsidR="00C932AA" w:rsidRDefault="002F1024" w:rsidP="00C932AA">
      <w:pPr>
        <w:pStyle w:val="MMCCoverProjectName"/>
        <w:ind w:left="36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2C1A16F" wp14:editId="15FC070F">
                <wp:simplePos x="0" y="0"/>
                <wp:positionH relativeFrom="column">
                  <wp:posOffset>-909320</wp:posOffset>
                </wp:positionH>
                <wp:positionV relativeFrom="paragraph">
                  <wp:posOffset>-909320</wp:posOffset>
                </wp:positionV>
                <wp:extent cx="914400" cy="10058400"/>
                <wp:effectExtent l="0" t="0" r="0" b="0"/>
                <wp:wrapNone/>
                <wp:docPr id="1401096678" name="Rectangle 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914400" cy="10058400"/>
                        </a:xfrm>
                        <a:prstGeom prst="rect">
                          <a:avLst/>
                        </a:prstGeom>
                        <a:solidFill>
                          <a:srgbClr val="EA4438"/>
                        </a:solidFill>
                        <a:ln>
                          <a:solidFill>
                            <a:srgbClr val="EA443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02AB9" id="Rectangle 3" o:spid="_x0000_s1026" alt="&quot;&quot;" style="position:absolute;margin-left:-71.6pt;margin-top:-71.6pt;width:1in;height:11in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" fillcolor="#ea4438" strokecolor="#ea4438" strokeweight="1pt">
                <v:path arrowok="t"/>
              </v:rect>
            </w:pict>
          </mc:Fallback>
        </mc:AlternateContent>
      </w:r>
      <w:r w:rsidR="00C932AA">
        <w:t>Future of Flood Risk Data</w:t>
      </w:r>
    </w:p>
    <w:p w14:paraId="3A42910A" w14:textId="07DBF44D" w:rsidR="00C932AA" w:rsidRPr="005117B5" w:rsidRDefault="009149E7" w:rsidP="00C932AA">
      <w:pPr>
        <w:pStyle w:val="MMCCoverDistrictName"/>
        <w:ind w:left="360"/>
        <w:rPr>
          <w:color w:val="00B050"/>
        </w:rPr>
      </w:pPr>
      <w:sdt>
        <w:sdtPr>
          <w:rPr>
            <w:color w:val="00B050"/>
          </w:rPr>
          <w:alias w:val="Subject"/>
          <w:tag w:val=""/>
          <w:id w:val="706601158"/>
          <w:placeholder>
            <w:docPart w:val="162724EBBBFA4F83B4D9532EDF120F10"/>
          </w:placeholder>
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<w:text/>
        </w:sdtPr>
        <w:sdtContent>
          <w:del w:id="0" w:author="Author">
            <w:r w:rsidRPr="005117B5" w:rsidDel="009149E7">
              <w:rPr>
                <w:color w:val="00B050"/>
              </w:rPr>
              <w:delText>NAME River Basin</w:delText>
            </w:r>
          </w:del>
        </w:sdtContent>
      </w:sdt>
    </w:p>
    <w:p w14:paraId="26C3119A" w14:textId="605FC88D" w:rsidR="00C932AA" w:rsidRDefault="009149E7" w:rsidP="00C932AA">
      <w:pPr>
        <w:pStyle w:val="MMCCoverlocation"/>
        <w:ind w:left="378"/>
      </w:pPr>
      <w:sdt>
        <w:sdtPr>
          <w:alias w:val="Category"/>
          <w:tag w:val=""/>
          <w:id w:val="441183368"/>
          <w:placeholder>
            <w:docPart w:val="1472521F644D4BA79A823E39351FCCAB"/>
          </w:placeholder>
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<w:text/>
        </w:sdtPr>
        <w:sdtContent>
          <w:del w:id="1" w:author="Author">
            <w:r w:rsidDel="009149E7">
              <w:delText>Scoping and Data Preparation</w:delText>
            </w:r>
          </w:del>
        </w:sdtContent>
      </w:sdt>
    </w:p>
    <w:p w14:paraId="2486FE63" w14:textId="0FC993E6" w:rsidR="00C932AA" w:rsidRPr="00FC6BE5" w:rsidRDefault="002F1024" w:rsidP="009C79EA">
      <w:pPr>
        <w:pStyle w:val="MMCbodytext"/>
        <w:spacing w:before="9480"/>
        <w:ind w:left="405"/>
        <w:jc w:val="center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1" locked="0" layoutInCell="1" allowOverlap="1" wp14:anchorId="158E05F4" wp14:editId="00A774DD">
                <wp:simplePos x="0" y="0"/>
                <wp:positionH relativeFrom="column">
                  <wp:posOffset>-923925</wp:posOffset>
                </wp:positionH>
                <wp:positionV relativeFrom="page">
                  <wp:posOffset>2366645</wp:posOffset>
                </wp:positionV>
                <wp:extent cx="7772400" cy="914400"/>
                <wp:effectExtent l="0" t="0" r="0" b="0"/>
                <wp:wrapNone/>
                <wp:docPr id="329320355" name="Rect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772400" cy="914400"/>
                        </a:xfrm>
                        <a:prstGeom prst="rect">
                          <a:avLst/>
                        </a:prstGeom>
                        <a:solidFill>
                          <a:srgbClr val="255388"/>
                        </a:solidFill>
                        <a:ln>
                          <a:solidFill>
                            <a:srgbClr val="25538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A3BF7C" id="Rectangle 2" o:spid="_x0000_s1026" alt="&quot;&quot;" style="position:absolute;margin-left:-72.75pt;margin-top:186.35pt;width:612pt;height:1in;z-index:-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" fillcolor="#255388" strokecolor="#255388" strokeweight="1pt">
                <v:path arrowok="t"/>
                <w10:wrap anchory="page"/>
              </v:rect>
            </w:pict>
          </mc:Fallback>
        </mc:AlternateContent>
      </w:r>
      <w:r w:rsidR="00CF1E85">
        <w:rPr>
          <w:noProof/>
        </w:rPr>
        <w:drawing>
          <wp:inline distT="0" distB="0" distL="0" distR="0" wp14:anchorId="23CDC6A8" wp14:editId="656D0E82">
            <wp:extent cx="4572635" cy="914400"/>
            <wp:effectExtent l="0" t="0" r="0" b="0"/>
            <wp:docPr id="1135211442" name="Picture 1" descr="U.S. Army, U.S. Army Corps of Engineers, U.S. Department of Homeland Security, and the Federal Emergency Management Agenc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211442" name="Picture 1" descr="U.S. Army, U.S. Army Corps of Engineers, U.S. Department of Homeland Security, and the Federal Emergency Management Agency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635" cy="914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C932AA" w:rsidRPr="00FC6BE5">
        <w:rPr>
          <w:noProof/>
        </w:rPr>
        <w:br w:type="page"/>
      </w:r>
    </w:p>
    <w:p w14:paraId="69D9F3B4" w14:textId="77777777" w:rsidR="00C932AA" w:rsidRDefault="00C932AA" w:rsidP="00C932AA"/>
    <w:p w14:paraId="69673520" w14:textId="77777777" w:rsidR="00C932AA" w:rsidRDefault="00C932AA" w:rsidP="00C932AA">
      <w:pPr>
        <w:pStyle w:val="MMCIntentionallyBlank"/>
      </w:pPr>
      <w:r>
        <w:t>This page is intentionally blank.</w:t>
      </w:r>
    </w:p>
    <w:p w14:paraId="376E0CAE" w14:textId="77777777" w:rsidR="00C932AA" w:rsidRDefault="00C932AA" w:rsidP="00C932AA"/>
    <w:p w14:paraId="13E932F3" w14:textId="77777777" w:rsidR="00C932AA" w:rsidRDefault="00C932AA" w:rsidP="00C932AA">
      <w:pPr>
        <w:sectPr w:rsidR="00C932AA" w:rsidSect="0060407C">
          <w:headerReference w:type="even" r:id="rId9"/>
          <w:headerReference w:type="default" r:id="rId10"/>
          <w:footerReference w:type="even" r:id="rId11"/>
          <w:footerReference w:type="default" r:id="rId12"/>
          <w:footerReference w:type="first" r:id="rId13"/>
          <w:pgSz w:w="12240" w:h="15840"/>
          <w:pgMar w:top="1440" w:right="1440" w:bottom="1440" w:left="1440" w:header="360" w:footer="720" w:gutter="0"/>
          <w:pgNumType w:fmt="lowerRoman"/>
          <w:cols w:space="720"/>
          <w:titlePg/>
          <w:docGrid w:linePitch="360"/>
        </w:sectPr>
      </w:pPr>
    </w:p>
    <w:p w14:paraId="3E5A4413" w14:textId="2B5A8F2C" w:rsidR="008F2A34" w:rsidRDefault="00C932AA" w:rsidP="0095285E">
      <w:pPr>
        <w:pStyle w:val="MMCTOCheaders"/>
      </w:pPr>
      <w:bookmarkStart w:id="5" w:name="_Toc193363662"/>
      <w:r>
        <w:lastRenderedPageBreak/>
        <w:t>Contents</w:t>
      </w:r>
      <w:bookmarkEnd w:id="5"/>
    </w:p>
    <w:p w14:paraId="10FAE11F" w14:textId="38D3843E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\t "Heading 1,1,Heading 2,2,Heading 3,3,MMC_Appendix Heading 1,1" </w:instrText>
      </w:r>
      <w:r>
        <w:rPr>
          <w:b w:val="0"/>
        </w:rPr>
        <w:fldChar w:fldCharType="separate"/>
      </w:r>
      <w:r>
        <w:t>Section 1 —Basin Overview</w:t>
      </w:r>
      <w:r>
        <w:tab/>
      </w:r>
      <w:r>
        <w:fldChar w:fldCharType="begin"/>
      </w:r>
      <w:r>
        <w:instrText xml:space="preserve"> PAGEREF _Toc216785307 \h </w:instrText>
      </w:r>
      <w:r>
        <w:fldChar w:fldCharType="separate"/>
      </w:r>
      <w:r>
        <w:t>1</w:t>
      </w:r>
      <w:r>
        <w:fldChar w:fldCharType="end"/>
      </w:r>
    </w:p>
    <w:p w14:paraId="039B0B8D" w14:textId="61DD7EB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Basin Description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E16D6EB" w14:textId="3E492C3A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Preparation Overview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7D3FE623" w14:textId="08F321B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Future of Flood Risk Data Project Workflow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176CB4CB" w14:textId="2A835390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2 —Standards</w:t>
      </w:r>
      <w:r>
        <w:tab/>
      </w:r>
      <w:r>
        <w:fldChar w:fldCharType="begin"/>
      </w:r>
      <w:r>
        <w:instrText xml:space="preserve"> PAGEREF _Toc216785311 \h </w:instrText>
      </w:r>
      <w:r>
        <w:fldChar w:fldCharType="separate"/>
      </w:r>
      <w:r>
        <w:t>3</w:t>
      </w:r>
      <w:r>
        <w:fldChar w:fldCharType="end"/>
      </w:r>
    </w:p>
    <w:p w14:paraId="40608EC3" w14:textId="42C5A6C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3519F76" w14:textId="05B62F2A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Vertical Datum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7D5F5CC9" w14:textId="6CE60202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Time Zone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4E7792F0" w14:textId="31A3CD1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Access to All Prepared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5C4CEE35" w14:textId="2B18362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Data Manifest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0E5B4C1C" w14:textId="00B3AAA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Storage Location and Directory Structure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F839461" w14:textId="1A6B9FC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Project Work Plan—Basin Execution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55E02EA5" w14:textId="6A2A2B8D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3 —Scoping</w:t>
      </w:r>
      <w:r>
        <w:tab/>
      </w:r>
      <w:r>
        <w:fldChar w:fldCharType="begin"/>
      </w:r>
      <w:r>
        <w:instrText xml:space="preserve"> PAGEREF _Toc216785319 \h </w:instrText>
      </w:r>
      <w:r>
        <w:fldChar w:fldCharType="separate"/>
      </w:r>
      <w:r>
        <w:t>5</w:t>
      </w:r>
      <w:r>
        <w:fldChar w:fldCharType="end"/>
      </w:r>
    </w:p>
    <w:p w14:paraId="146A4EE1" w14:textId="222AAD0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Watershed Study Extent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D60C689" w14:textId="3B0004F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External Boundary Conditions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4AD4379" w14:textId="12B4405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Model Order Design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56023A4B" w14:textId="4C661C4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Enumeration of Cloud Simulations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E833812" w14:textId="3D3085F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Naming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7B0AE8CC" w14:textId="69F24D1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Scoping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6C91C747" w14:textId="3F653616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Model Scoping Table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2F96E1A9" w14:textId="1C3069C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Levee Draft Breach Locations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A5BD567" w14:textId="1C804D94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Mesh Development Guidance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016B56C" w14:textId="47C2484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3.9.1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Mesh Development Categories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23AC461" w14:textId="38AA61E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Delineation of Hydrologic Modeling Basin Elements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38C9667" w14:textId="1EF4547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Delineation of Hydraulic Modeling Units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372CD1A" w14:textId="064E80A0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Calibration Events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6333691" w14:textId="0BD3FA2B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Calibration Metric Hierarchy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5C0FD2A" w14:textId="35BA8A55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Structure Survey Scope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BD1FB5" w14:textId="6C29ED6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3.15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Stakeholder Engagment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D762882" w14:textId="155697F8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4 —Prepared Data</w:t>
      </w:r>
      <w:r>
        <w:tab/>
      </w:r>
      <w:r>
        <w:fldChar w:fldCharType="begin"/>
      </w:r>
      <w:r>
        <w:instrText xml:space="preserve"> PAGEREF _Toc216785336 \h </w:instrText>
      </w:r>
      <w:r>
        <w:fldChar w:fldCharType="separate"/>
      </w:r>
      <w:r>
        <w:t>7</w:t>
      </w:r>
      <w:r>
        <w:fldChar w:fldCharType="end"/>
      </w:r>
    </w:p>
    <w:p w14:paraId="38FD078D" w14:textId="2C59796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Geospatial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E177DAB" w14:textId="5ADB3AF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Terrain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63CF3F8" w14:textId="0C37B702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Elevation Derived Hydrography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684BAF" w14:textId="605717C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4.1.3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Land Cover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B2C4334" w14:textId="69D4E2C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Soils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C1AF86F" w14:textId="462AFDC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Levee Database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1B98C4C" w14:textId="37AE590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Inventory of Dams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06480E83" w14:textId="16259F7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Structure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15617555" w14:textId="1674147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Bathymetry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56DF0B21" w14:textId="5217825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Network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5BAD53E" w14:textId="0E3DD1CD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U.S. Census Bureau Topologically Integrated Geographic Encoding and</w:t>
      </w:r>
      <w:r w:rsidR="006A1433">
        <w:rPr>
          <w:noProof/>
        </w:rPr>
        <w:br/>
      </w:r>
      <w:r>
        <w:rPr>
          <w:noProof/>
        </w:rPr>
        <w:t>Referencing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B9386B6" w14:textId="3A7F9BF8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4.1.11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Bridge Inventory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5A3D021" w14:textId="679A9B36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8745DEE" w14:textId="579FA92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 w:rsidRPr="00147CD5">
        <w:rPr>
          <w:noProof/>
        </w:rPr>
        <w:t>Observed Stream Gage Hydrographs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3442210" w14:textId="555FE73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Measurement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17DBBF45" w14:textId="45571865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Annual Peak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4456C7E" w14:textId="00F8930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Stream Gage Stage Discharge Relationships (Ratings)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566000FA" w14:textId="2DE1BC28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High Water Mark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C12638B" w14:textId="6643AA6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Imagery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2881947A" w14:textId="5BB9EE1B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Period of Record Gridded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0E29E304" w14:textId="1DEA664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Storm Event Gridded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77F6C9FF" w14:textId="0394D2A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Precipitation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1B028A8" w14:textId="32D6F10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4.2.10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Snow Water Equivalent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E1499F5" w14:textId="4C0C4BF5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Observed Temperature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7633F8C" w14:textId="7AF070D9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4.2.12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Analysis Products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58994EF" w14:textId="251051CC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Meteorology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A235BB5" w14:textId="2D482910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Transposition Region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9820227" w14:textId="21844B4C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Storm Catalog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7B994C02" w14:textId="3D77C2B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Normalization Grid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4305F19F" w14:textId="7B126EA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4.3.4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Fishnets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6133534" w14:textId="4F7AA23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Hydrologic Modeling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9ED00EE" w14:textId="1AD14F83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Reference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544979A9" w14:textId="13E3980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Dam Structure and Operation Information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21CD2203" w14:textId="22326FF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Vertical Datum Conversions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559E89DB" w14:textId="7D183C15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Datasets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E1B7C50" w14:textId="68108703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F7CD62A" w14:textId="2B3C14DF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330DF94" w14:textId="7BFEF59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4.6.3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Flood Insurance Study Effective Layers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4FDEDD4" w14:textId="426C627E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lastRenderedPageBreak/>
        <w:t>4.6.4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Reports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C99DFA4" w14:textId="5CC1592A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4.6.5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Models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462579B5" w14:textId="3AB62551" w:rsidR="00C1147B" w:rsidRDefault="00C1147B">
      <w:pPr>
        <w:pStyle w:val="TOC3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4.6.6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Federal Emergency Management Agency Base Level Engineering Data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26BAFA82" w14:textId="0195DD8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4.7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Levee Database—Data Refinement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E291A53" w14:textId="5FB3A267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4.8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National Inventory of Dams—Data Refinement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_Toc216785379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39E3DED5" w14:textId="51C404CE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4.9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Existing Risk Assessments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5E874CE" w14:textId="10898837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Section 5 —Quality Control Reviews</w:t>
      </w:r>
      <w:r>
        <w:tab/>
      </w:r>
      <w:r>
        <w:fldChar w:fldCharType="begin"/>
      </w:r>
      <w:r>
        <w:instrText xml:space="preserve"> PAGEREF _Toc216785381 \h </w:instrText>
      </w:r>
      <w:r>
        <w:fldChar w:fldCharType="separate"/>
      </w:r>
      <w:r>
        <w:t>11</w:t>
      </w:r>
      <w:r>
        <w:fldChar w:fldCharType="end"/>
      </w:r>
    </w:p>
    <w:p w14:paraId="71D60476" w14:textId="26592E32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5.1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Technical Reviews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3A7605FF" w14:textId="44A674E1" w:rsidR="00C1147B" w:rsidRDefault="00C1147B">
      <w:pPr>
        <w:pStyle w:val="TOC2"/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rPr>
          <w:noProof/>
        </w:rPr>
        <w:t>5.2</w:t>
      </w:r>
      <w:r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  <w:tab/>
      </w:r>
      <w:r>
        <w:rPr>
          <w:noProof/>
        </w:rPr>
        <w:t>Quality Control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_Toc216785383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11</w:t>
      </w:r>
      <w:r>
        <w:rPr>
          <w:noProof/>
        </w:rPr>
        <w:fldChar w:fldCharType="end"/>
      </w:r>
    </w:p>
    <w:p w14:paraId="5CD0ED76" w14:textId="7AC9221D" w:rsidR="00C1147B" w:rsidRDefault="00C1147B">
      <w:pPr>
        <w:pStyle w:val="TOC1"/>
        <w:rPr>
          <w:rFonts w:asciiTheme="minorHAnsi" w:eastAsiaTheme="minorEastAsia" w:hAnsiTheme="minorHAnsi"/>
          <w:b w:val="0"/>
          <w:kern w:val="2"/>
          <w:sz w:val="24"/>
          <w:szCs w:val="24"/>
          <w14:ligatures w14:val="standardContextual"/>
        </w:rPr>
      </w:pPr>
      <w:r>
        <w:t>List of Acronyms and Abbreviations</w:t>
      </w:r>
      <w:r>
        <w:tab/>
      </w:r>
      <w:r>
        <w:fldChar w:fldCharType="begin"/>
      </w:r>
      <w:r>
        <w:instrText xml:space="preserve"> PAGEREF _Toc216785384 \h </w:instrText>
      </w:r>
      <w:r>
        <w:fldChar w:fldCharType="separate"/>
      </w:r>
      <w:r>
        <w:t>13</w:t>
      </w:r>
      <w:r>
        <w:fldChar w:fldCharType="end"/>
      </w:r>
    </w:p>
    <w:p w14:paraId="17EBFB76" w14:textId="7BBF09BF" w:rsidR="00CD5DB9" w:rsidRDefault="00C1147B">
      <w:pPr>
        <w:spacing w:line="259" w:lineRule="auto"/>
        <w:rPr>
          <w:b/>
          <w:noProof/>
          <w:sz w:val="20"/>
        </w:rPr>
      </w:pPr>
      <w:r>
        <w:rPr>
          <w:b/>
          <w:noProof/>
          <w:sz w:val="20"/>
        </w:rPr>
        <w:fldChar w:fldCharType="end"/>
      </w:r>
    </w:p>
    <w:p w14:paraId="096AF5D2" w14:textId="5AC07295" w:rsidR="00C31354" w:rsidRDefault="0095285E" w:rsidP="0095285E">
      <w:pPr>
        <w:pStyle w:val="MMCTOCheaders"/>
      </w:pPr>
      <w:r>
        <w:t>List of Figures</w:t>
      </w:r>
    </w:p>
    <w:p w14:paraId="6C5144E1" w14:textId="113EB2C7" w:rsidR="0052340D" w:rsidRDefault="00CD4C52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"MMC_figure_caption" \c </w:instrText>
      </w:r>
      <w:r>
        <w:fldChar w:fldCharType="separate"/>
      </w:r>
      <w:r w:rsidR="0052340D">
        <w:t>Figure 1.1. Five Phases of Future of Flood Risk Data Project Delivery</w:t>
      </w:r>
      <w:r w:rsidR="0052340D">
        <w:tab/>
      </w:r>
      <w:r w:rsidR="0052340D">
        <w:fldChar w:fldCharType="begin"/>
      </w:r>
      <w:r w:rsidR="0052340D">
        <w:instrText xml:space="preserve"> PAGEREF _Toc216778032 \h </w:instrText>
      </w:r>
      <w:r w:rsidR="0052340D">
        <w:fldChar w:fldCharType="separate"/>
      </w:r>
      <w:r w:rsidR="004C3974">
        <w:t>2</w:t>
      </w:r>
      <w:r w:rsidR="0052340D">
        <w:fldChar w:fldCharType="end"/>
      </w:r>
    </w:p>
    <w:p w14:paraId="355C8161" w14:textId="6948142D" w:rsidR="00CD4C52" w:rsidRPr="003826A2" w:rsidRDefault="00CD4C52" w:rsidP="0052340D">
      <w:pPr>
        <w:pStyle w:val="TOC1"/>
      </w:pPr>
      <w:r>
        <w:fldChar w:fldCharType="end"/>
      </w:r>
    </w:p>
    <w:p w14:paraId="5A100E3A" w14:textId="1C436D18" w:rsidR="0095285E" w:rsidRPr="00C31354" w:rsidRDefault="0095285E" w:rsidP="0095285E">
      <w:pPr>
        <w:pStyle w:val="MMCTOCheaders"/>
      </w:pPr>
      <w:r>
        <w:t>List of Tables</w:t>
      </w:r>
    </w:p>
    <w:p w14:paraId="7415DADF" w14:textId="46492C34" w:rsidR="004C3974" w:rsidRDefault="00CD4C52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\t "MMC_table_caption" \c </w:instrText>
      </w:r>
      <w:r>
        <w:fldChar w:fldCharType="separate"/>
      </w:r>
      <w:r w:rsidR="004C3974">
        <w:t>Table 1.1. Key Team Members for Scoping and Data Preparation Effort</w:t>
      </w:r>
      <w:r w:rsidR="004C3974">
        <w:tab/>
      </w:r>
      <w:r w:rsidR="004C3974">
        <w:fldChar w:fldCharType="begin"/>
      </w:r>
      <w:r w:rsidR="004C3974">
        <w:instrText xml:space="preserve"> PAGEREF _Toc216778035 \h </w:instrText>
      </w:r>
      <w:r w:rsidR="004C3974">
        <w:fldChar w:fldCharType="separate"/>
      </w:r>
      <w:r w:rsidR="004C3974">
        <w:t>1</w:t>
      </w:r>
      <w:r w:rsidR="004C3974">
        <w:fldChar w:fldCharType="end"/>
      </w:r>
    </w:p>
    <w:p w14:paraId="057A8A09" w14:textId="7577CD79" w:rsidR="004C3974" w:rsidRDefault="004C3974" w:rsidP="0060407C">
      <w:pPr>
        <w:pStyle w:val="TOC1"/>
        <w:rPr>
          <w:rFonts w:asciiTheme="minorHAnsi" w:eastAsiaTheme="minorEastAsia" w:hAnsiTheme="minorHAnsi"/>
          <w:kern w:val="2"/>
          <w:sz w:val="24"/>
          <w:szCs w:val="24"/>
          <w14:ligatures w14:val="standardContextual"/>
        </w:rPr>
      </w:pPr>
      <w:r>
        <w:t>Table 2.1. Geospatial Projection Details</w:t>
      </w:r>
      <w:r>
        <w:tab/>
      </w:r>
      <w:r>
        <w:fldChar w:fldCharType="begin"/>
      </w:r>
      <w:r>
        <w:instrText xml:space="preserve"> PAGEREF _Toc216778036 \h </w:instrText>
      </w:r>
      <w:r>
        <w:fldChar w:fldCharType="separate"/>
      </w:r>
      <w:r>
        <w:t>3</w:t>
      </w:r>
      <w:r>
        <w:fldChar w:fldCharType="end"/>
      </w:r>
    </w:p>
    <w:p w14:paraId="6A50E897" w14:textId="6C7D2DF5" w:rsidR="00C932AA" w:rsidRPr="00C932AA" w:rsidRDefault="00CD4C52" w:rsidP="004C3974">
      <w:pPr>
        <w:pStyle w:val="TOC1"/>
      </w:pPr>
      <w:r>
        <w:fldChar w:fldCharType="end"/>
      </w:r>
    </w:p>
    <w:p w14:paraId="4732C047" w14:textId="77777777" w:rsidR="008B4802" w:rsidRPr="009C79EA" w:rsidRDefault="008B4802" w:rsidP="009C79EA">
      <w:pPr>
        <w:pStyle w:val="TOC1"/>
        <w:rPr>
          <w:b w:val="0"/>
        </w:rPr>
      </w:pPr>
      <w:bookmarkStart w:id="6" w:name="_Toc193789861"/>
      <w:r w:rsidRPr="008B4802">
        <w:br w:type="page"/>
      </w:r>
    </w:p>
    <w:p w14:paraId="1A52478A" w14:textId="1DEDCF34" w:rsidR="00F406F4" w:rsidRDefault="00F406F4" w:rsidP="0060407C">
      <w:pPr>
        <w:pStyle w:val="ApprovalHeading1"/>
      </w:pPr>
      <w:r>
        <w:lastRenderedPageBreak/>
        <w:t>Content Approval</w:t>
      </w:r>
      <w:bookmarkEnd w:id="6"/>
    </w:p>
    <w:p w14:paraId="18C6BE34" w14:textId="77777777" w:rsidR="0013300B" w:rsidRDefault="0013300B" w:rsidP="0013300B">
      <w:pPr>
        <w:pStyle w:val="MMCbodytext"/>
        <w:spacing w:before="720" w:after="1680"/>
        <w:rPr>
          <w:rFonts w:eastAsia="Calibri"/>
        </w:rPr>
      </w:pPr>
      <w:r>
        <w:rPr>
          <w:rFonts w:eastAsia="Calibri"/>
        </w:rPr>
        <w:t>The products described and contained in this report have undergone quality control (QC) reviews according to procedures described in the standard operating procedure (SOP).</w:t>
      </w:r>
    </w:p>
    <w:p w14:paraId="756A851A" w14:textId="77777777" w:rsidR="00EC4ED7" w:rsidRDefault="00EC4ED7" w:rsidP="0060407C">
      <w:pPr>
        <w:pStyle w:val="ApprovalHeading2"/>
      </w:pPr>
      <w:bookmarkStart w:id="7" w:name="_Toc203116581"/>
      <w:r>
        <w:t>Project Team Lead</w:t>
      </w:r>
      <w:bookmarkEnd w:id="7"/>
    </w:p>
    <w:p w14:paraId="128120EC" w14:textId="77777777" w:rsidR="00EC4ED7" w:rsidRPr="0013538E" w:rsidRDefault="00EC4ED7" w:rsidP="00EC4ED7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</w:p>
    <w:p w14:paraId="7ED8B58D" w14:textId="3A5AF110" w:rsidR="00EC4ED7" w:rsidRDefault="00EC4ED7" w:rsidP="0060407C">
      <w:pPr>
        <w:pStyle w:val="ApprovalHeading2"/>
      </w:pPr>
      <w:bookmarkStart w:id="8" w:name="_Toc203116582"/>
      <w:r>
        <w:t xml:space="preserve">Future of Flood Risk Data Program </w:t>
      </w:r>
      <w:r w:rsidR="0065268E">
        <w:t>L</w:t>
      </w:r>
      <w:r>
        <w:t>ead</w:t>
      </w:r>
      <w:bookmarkEnd w:id="8"/>
    </w:p>
    <w:p w14:paraId="5AB9EEC9" w14:textId="77777777" w:rsidR="00EC4ED7" w:rsidRPr="008B75C7" w:rsidRDefault="00EC4ED7" w:rsidP="00EC4ED7">
      <w:pPr>
        <w:spacing w:before="1440" w:after="480"/>
        <w:rPr>
          <w:rFonts w:eastAsia="Calibri" w:cs="Times New Roman"/>
          <w:sz w:val="20"/>
          <w:szCs w:val="24"/>
        </w:rPr>
      </w:pPr>
      <w:r w:rsidRPr="0013538E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13538E">
        <w:rPr>
          <w:rFonts w:eastAsia="Calibri" w:cs="Times New Roman"/>
          <w:sz w:val="20"/>
          <w:szCs w:val="24"/>
        </w:rPr>
        <w:t>Agency</w:t>
      </w:r>
      <w:r w:rsidRPr="008B75C7">
        <w:rPr>
          <w:rFonts w:eastAsia="Calibri" w:cs="Times New Roman"/>
          <w:sz w:val="20"/>
          <w:szCs w:val="24"/>
        </w:rPr>
        <w:br w:type="page"/>
      </w:r>
    </w:p>
    <w:p w14:paraId="34DE430C" w14:textId="77777777" w:rsidR="00F406F4" w:rsidRDefault="00F406F4" w:rsidP="00F406F4">
      <w:pPr>
        <w:pStyle w:val="MMCbodytext"/>
      </w:pPr>
    </w:p>
    <w:p w14:paraId="259287DF" w14:textId="4CDC8BF2" w:rsidR="008B4802" w:rsidRPr="009C79EA" w:rsidRDefault="00F406F4" w:rsidP="009C79EA">
      <w:pPr>
        <w:pStyle w:val="MMCIntentionallyBlank"/>
        <w:rPr>
          <w:rFonts w:eastAsiaTheme="majorEastAsia"/>
          <w:bCs w:val="0"/>
        </w:rPr>
      </w:pPr>
      <w:r w:rsidRPr="008B4802">
        <w:t>This page is intentionally blank.</w:t>
      </w:r>
      <w:bookmarkStart w:id="9" w:name="_Toc193789864"/>
      <w:r w:rsidR="008B4802" w:rsidRPr="008B4802">
        <w:br w:type="page"/>
      </w:r>
    </w:p>
    <w:p w14:paraId="3B21C7F5" w14:textId="65C083F0" w:rsidR="00F406F4" w:rsidRDefault="00F406F4" w:rsidP="0060407C">
      <w:pPr>
        <w:pStyle w:val="ApprovalHeading1"/>
      </w:pPr>
      <w:r>
        <w:lastRenderedPageBreak/>
        <w:t>Approval to Proceed</w:t>
      </w:r>
      <w:bookmarkEnd w:id="9"/>
    </w:p>
    <w:p w14:paraId="71B0B515" w14:textId="77777777" w:rsidR="00041DE8" w:rsidRDefault="00041DE8" w:rsidP="00041DE8">
      <w:pPr>
        <w:pStyle w:val="MMCbodytext"/>
        <w:spacing w:before="720"/>
        <w:rPr>
          <w:rFonts w:eastAsia="Calibri"/>
        </w:rPr>
      </w:pPr>
      <w:r>
        <w:rPr>
          <w:rFonts w:eastAsia="Calibri"/>
        </w:rPr>
        <w:t xml:space="preserve">The products described and contained in this report have undergone quality assurance (QA) reviews by the </w:t>
      </w:r>
      <w:r w:rsidRPr="00412D95">
        <w:rPr>
          <w:rFonts w:eastAsia="Calibri"/>
        </w:rPr>
        <w:t xml:space="preserve">Future of Flood Risk Data </w:t>
      </w:r>
      <w:r>
        <w:rPr>
          <w:rFonts w:eastAsia="Calibri"/>
        </w:rPr>
        <w:t>(FFRD) Technical Oversight Group (TOG). All technical requirements described in the SOP are met and the products are adequate for use to assess flood risk for the study basin.</w:t>
      </w:r>
    </w:p>
    <w:p w14:paraId="2B585DAA" w14:textId="73453B29" w:rsidR="00F406F4" w:rsidRDefault="00F406F4" w:rsidP="009C79EA">
      <w:pPr>
        <w:pStyle w:val="MMCbodytext"/>
        <w:spacing w:after="1680"/>
        <w:rPr>
          <w:rFonts w:eastAsia="Calibri"/>
        </w:rPr>
      </w:pPr>
      <w:r w:rsidRPr="009C79EA">
        <w:rPr>
          <w:rFonts w:eastAsia="Calibri"/>
        </w:rPr>
        <w:t xml:space="preserve">Signature constitutes approval to proceed to the </w:t>
      </w:r>
      <w:r w:rsidR="00F44C7A" w:rsidRPr="00F44C7A">
        <w:rPr>
          <w:rFonts w:eastAsia="Calibri"/>
        </w:rPr>
        <w:t>calibration phase</w:t>
      </w:r>
      <w:r w:rsidRPr="009C79EA">
        <w:rPr>
          <w:rFonts w:eastAsia="Calibri"/>
        </w:rPr>
        <w:t>.</w:t>
      </w:r>
    </w:p>
    <w:p w14:paraId="780E0345" w14:textId="68EF3189" w:rsidR="00F406F4" w:rsidRDefault="0065268E" w:rsidP="0060407C">
      <w:pPr>
        <w:pStyle w:val="ApprovalHeading2"/>
      </w:pPr>
      <w:bookmarkStart w:id="10" w:name="_Toc193789865"/>
      <w:r>
        <w:t>T</w:t>
      </w:r>
      <w:r w:rsidR="00877019" w:rsidRPr="009C79EA">
        <w:t>echnical</w:t>
      </w:r>
      <w:r w:rsidR="00877019">
        <w:t xml:space="preserve"> </w:t>
      </w:r>
      <w:r w:rsidR="00F406F4">
        <w:t>Oversight Group Representative</w:t>
      </w:r>
      <w:bookmarkEnd w:id="10"/>
    </w:p>
    <w:p w14:paraId="7117F392" w14:textId="5863DE82" w:rsidR="006D775A" w:rsidRPr="008B75C7" w:rsidRDefault="006D775A" w:rsidP="006D775A">
      <w:pPr>
        <w:spacing w:before="1440" w:after="480"/>
        <w:rPr>
          <w:rFonts w:eastAsia="Calibri" w:cs="Times New Roman"/>
          <w:sz w:val="20"/>
          <w:szCs w:val="24"/>
        </w:rPr>
      </w:pPr>
      <w:r w:rsidRPr="00360C98">
        <w:rPr>
          <w:rFonts w:eastAsia="Calibri" w:cs="Times New Roman"/>
          <w:sz w:val="20"/>
          <w:szCs w:val="24"/>
        </w:rPr>
        <w:t>Name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Title</w:t>
      </w:r>
      <w:r w:rsidRPr="008B75C7">
        <w:rPr>
          <w:rFonts w:eastAsia="Calibri" w:cs="Times New Roman"/>
          <w:sz w:val="20"/>
          <w:szCs w:val="24"/>
        </w:rPr>
        <w:br/>
      </w:r>
      <w:r w:rsidRPr="00360C98">
        <w:rPr>
          <w:rFonts w:eastAsia="Calibri" w:cs="Times New Roman"/>
          <w:sz w:val="20"/>
          <w:szCs w:val="24"/>
        </w:rPr>
        <w:t>Agency</w:t>
      </w:r>
    </w:p>
    <w:p w14:paraId="035352FA" w14:textId="4A65554C" w:rsidR="00CD4C52" w:rsidRPr="006E3FEA" w:rsidRDefault="00CD4C52" w:rsidP="006E3FEA">
      <w:pPr>
        <w:spacing w:before="1440" w:after="480"/>
        <w:rPr>
          <w:rFonts w:eastAsia="Calibri" w:cs="Times New Roman"/>
          <w:sz w:val="20"/>
          <w:szCs w:val="24"/>
        </w:rPr>
        <w:sectPr w:rsidR="00CD4C52" w:rsidRPr="006E3FEA" w:rsidSect="00FB383A">
          <w:headerReference w:type="default" r:id="rId14"/>
          <w:footerReference w:type="even" r:id="rId15"/>
          <w:footerReference w:type="default" r:id="rId16"/>
          <w:pgSz w:w="12240" w:h="15840" w:code="1"/>
          <w:pgMar w:top="1440" w:right="1440" w:bottom="1440" w:left="1440" w:header="360" w:footer="720" w:gutter="0"/>
          <w:pgNumType w:fmt="lowerRoman"/>
          <w:cols w:space="720"/>
          <w:docGrid w:linePitch="360"/>
        </w:sectPr>
      </w:pPr>
    </w:p>
    <w:p w14:paraId="33C48F51" w14:textId="45E6693C" w:rsidR="00AB2A8A" w:rsidRDefault="0060407C" w:rsidP="0060407C">
      <w:pPr>
        <w:pStyle w:val="Heading1"/>
      </w:pPr>
      <w:bookmarkStart w:id="13" w:name="_Toc193363663"/>
      <w:bookmarkStart w:id="14" w:name="_Toc216777946"/>
      <w:bookmarkStart w:id="15" w:name="_Toc216778109"/>
      <w:bookmarkStart w:id="16" w:name="_Toc193363664"/>
      <w:bookmarkStart w:id="17" w:name="_Toc216785307"/>
      <w:bookmarkEnd w:id="13"/>
      <w:bookmarkEnd w:id="14"/>
      <w:bookmarkEnd w:id="15"/>
      <w:r>
        <w:lastRenderedPageBreak/>
        <w:t>—</w:t>
      </w:r>
      <w:r w:rsidR="001213C8">
        <w:t>Basin Overview</w:t>
      </w:r>
      <w:bookmarkEnd w:id="16"/>
      <w:bookmarkEnd w:id="17"/>
    </w:p>
    <w:p w14:paraId="5E9BE31C" w14:textId="0B802797" w:rsidR="00044537" w:rsidRDefault="00044537" w:rsidP="0060407C">
      <w:pPr>
        <w:pStyle w:val="Heading2"/>
      </w:pPr>
      <w:bookmarkStart w:id="18" w:name="_Toc216785308"/>
      <w:r>
        <w:t>Basin Description</w:t>
      </w:r>
      <w:bookmarkEnd w:id="18"/>
    </w:p>
    <w:p w14:paraId="7E61C7C6" w14:textId="0B78CE44" w:rsidR="007F5778" w:rsidRPr="007F5778" w:rsidRDefault="000D529C" w:rsidP="009C79EA">
      <w:pPr>
        <w:pStyle w:val="MMCbodytext"/>
      </w:pPr>
      <w:r>
        <w:t>General description of the physical characteristics of the basin</w:t>
      </w:r>
      <w:r w:rsidR="008B4802">
        <w:t>.</w:t>
      </w:r>
    </w:p>
    <w:p w14:paraId="1C1EC368" w14:textId="04D6C73B" w:rsidR="00350829" w:rsidRDefault="002E295B" w:rsidP="0060407C">
      <w:pPr>
        <w:pStyle w:val="Heading2"/>
      </w:pPr>
      <w:bookmarkStart w:id="19" w:name="_Toc216785309"/>
      <w:r>
        <w:t>Data Preparation Overview</w:t>
      </w:r>
      <w:bookmarkEnd w:id="19"/>
    </w:p>
    <w:p w14:paraId="4413ACF5" w14:textId="46322006" w:rsidR="006355BF" w:rsidRDefault="00B40B99" w:rsidP="008B4802">
      <w:pPr>
        <w:pStyle w:val="MMCbodytext"/>
      </w:pPr>
      <w:bookmarkStart w:id="20" w:name="_Ref156915650"/>
      <w:r>
        <w:t xml:space="preserve">Include discussion </w:t>
      </w:r>
      <w:r w:rsidR="004C6200">
        <w:t xml:space="preserve">of </w:t>
      </w:r>
      <w:r w:rsidR="00D608DD">
        <w:t xml:space="preserve">team activities during the </w:t>
      </w:r>
      <w:r w:rsidR="004C6200">
        <w:t>s</w:t>
      </w:r>
      <w:r w:rsidR="00D608DD">
        <w:t xml:space="preserve">coping and </w:t>
      </w:r>
      <w:r w:rsidR="004C6200">
        <w:t>d</w:t>
      </w:r>
      <w:r w:rsidR="00D608DD">
        <w:t xml:space="preserve">ata </w:t>
      </w:r>
      <w:r w:rsidR="004C6200">
        <w:t>p</w:t>
      </w:r>
      <w:r w:rsidR="00D608DD">
        <w:t xml:space="preserve">reparation </w:t>
      </w:r>
      <w:r w:rsidR="004C6200">
        <w:t>e</w:t>
      </w:r>
      <w:r w:rsidR="00D608DD">
        <w:t>ffort</w:t>
      </w:r>
      <w:r w:rsidR="004C6200">
        <w:t xml:space="preserve">, </w:t>
      </w:r>
      <w:r>
        <w:t>s</w:t>
      </w:r>
      <w:r w:rsidR="006355BF">
        <w:t xml:space="preserve">takeholder </w:t>
      </w:r>
      <w:r>
        <w:t>engagement</w:t>
      </w:r>
      <w:r w:rsidR="00746E0D">
        <w:t>,</w:t>
      </w:r>
      <w:r w:rsidR="00A55C54">
        <w:t xml:space="preserve"> and project start date</w:t>
      </w:r>
      <w:r>
        <w:t>.</w:t>
      </w:r>
    </w:p>
    <w:p w14:paraId="1D644B2E" w14:textId="30826545" w:rsidR="00A55C54" w:rsidRDefault="00A55C54" w:rsidP="00105E2C">
      <w:pPr>
        <w:pStyle w:val="MMCtablecaption"/>
      </w:pPr>
      <w:bookmarkStart w:id="21" w:name="_Toc216778035"/>
      <w:r>
        <w:t xml:space="preserve">Table </w:t>
      </w:r>
      <w:fldSimple w:instr=" STYLEREF 1 \s ">
        <w:r w:rsidR="004C3974">
          <w:rPr>
            <w:noProof/>
          </w:rPr>
          <w:t>1</w:t>
        </w:r>
      </w:fldSimple>
      <w:r w:rsidR="00C23AFE">
        <w:t>.</w:t>
      </w:r>
      <w:fldSimple w:instr=" SEQ Table \* ARABIC \s 1 ">
        <w:r w:rsidR="004C3974">
          <w:rPr>
            <w:noProof/>
          </w:rPr>
          <w:t>1</w:t>
        </w:r>
      </w:fldSimple>
      <w:r>
        <w:t>. Key Team Members</w:t>
      </w:r>
      <w:r w:rsidR="00222485">
        <w:t xml:space="preserve"> for Scoping and Data Preparation Effort</w:t>
      </w:r>
      <w:bookmarkEnd w:id="21"/>
    </w:p>
    <w:tbl>
      <w:tblPr>
        <w:tblStyle w:val="TableGrid"/>
        <w:tblW w:w="9360" w:type="dxa"/>
        <w:jc w:val="center"/>
        <w:tblLayout w:type="fixed"/>
        <w:tblLook w:val="04A0" w:firstRow="1" w:lastRow="0" w:firstColumn="1" w:lastColumn="0" w:noHBand="0" w:noVBand="1"/>
      </w:tblPr>
      <w:tblGrid>
        <w:gridCol w:w="4675"/>
        <w:gridCol w:w="4685"/>
      </w:tblGrid>
      <w:tr w:rsidR="00B40B99" w14:paraId="24BF34CD" w14:textId="77777777" w:rsidTr="009C79EA">
        <w:trPr>
          <w:jc w:val="center"/>
        </w:trPr>
        <w:tc>
          <w:tcPr>
            <w:tcW w:w="4670" w:type="dxa"/>
          </w:tcPr>
          <w:p w14:paraId="4858D07A" w14:textId="4B3DC490" w:rsidR="00B40B99" w:rsidRDefault="00B40B99" w:rsidP="00105E2C">
            <w:pPr>
              <w:pStyle w:val="MMCtablehead"/>
            </w:pPr>
            <w:r>
              <w:t>Role</w:t>
            </w:r>
          </w:p>
        </w:tc>
        <w:tc>
          <w:tcPr>
            <w:tcW w:w="4680" w:type="dxa"/>
          </w:tcPr>
          <w:p w14:paraId="1242B8FB" w14:textId="196095B8" w:rsidR="00B40B99" w:rsidRDefault="00B40B99" w:rsidP="00105E2C">
            <w:pPr>
              <w:pStyle w:val="MMCtablehead"/>
            </w:pPr>
            <w:r>
              <w:t>Team Member</w:t>
            </w:r>
          </w:p>
        </w:tc>
      </w:tr>
      <w:tr w:rsidR="00B40B99" w14:paraId="6B42CFBF" w14:textId="77777777" w:rsidTr="009C79EA">
        <w:trPr>
          <w:jc w:val="center"/>
        </w:trPr>
        <w:tc>
          <w:tcPr>
            <w:tcW w:w="4670" w:type="dxa"/>
          </w:tcPr>
          <w:p w14:paraId="5659581D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3C9640DA" w14:textId="77777777" w:rsidR="00B40B99" w:rsidRDefault="00B40B99" w:rsidP="00105E2C">
            <w:pPr>
              <w:pStyle w:val="MMCtabletext"/>
            </w:pPr>
          </w:p>
        </w:tc>
      </w:tr>
      <w:tr w:rsidR="00B40B99" w14:paraId="4278C9B8" w14:textId="77777777" w:rsidTr="009C79EA">
        <w:trPr>
          <w:jc w:val="center"/>
        </w:trPr>
        <w:tc>
          <w:tcPr>
            <w:tcW w:w="4670" w:type="dxa"/>
          </w:tcPr>
          <w:p w14:paraId="7D28C972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20C50C62" w14:textId="77777777" w:rsidR="00B40B99" w:rsidRDefault="00B40B99" w:rsidP="00105E2C">
            <w:pPr>
              <w:pStyle w:val="MMCtabletext"/>
            </w:pPr>
          </w:p>
        </w:tc>
      </w:tr>
      <w:tr w:rsidR="00B40B99" w14:paraId="39A113C9" w14:textId="77777777" w:rsidTr="009C79EA">
        <w:trPr>
          <w:jc w:val="center"/>
        </w:trPr>
        <w:tc>
          <w:tcPr>
            <w:tcW w:w="4670" w:type="dxa"/>
          </w:tcPr>
          <w:p w14:paraId="2EDF6193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4AAF140D" w14:textId="77777777" w:rsidR="00B40B99" w:rsidRDefault="00B40B99" w:rsidP="00105E2C">
            <w:pPr>
              <w:pStyle w:val="MMCtabletext"/>
            </w:pPr>
          </w:p>
        </w:tc>
      </w:tr>
      <w:tr w:rsidR="00B40B99" w14:paraId="3FC48722" w14:textId="77777777" w:rsidTr="009C79EA">
        <w:trPr>
          <w:jc w:val="center"/>
        </w:trPr>
        <w:tc>
          <w:tcPr>
            <w:tcW w:w="4670" w:type="dxa"/>
          </w:tcPr>
          <w:p w14:paraId="7380D06C" w14:textId="77777777" w:rsidR="00B40B99" w:rsidRDefault="00B40B99" w:rsidP="00105E2C">
            <w:pPr>
              <w:pStyle w:val="MMCtabletext"/>
            </w:pPr>
          </w:p>
        </w:tc>
        <w:tc>
          <w:tcPr>
            <w:tcW w:w="4680" w:type="dxa"/>
          </w:tcPr>
          <w:p w14:paraId="2FC8A73C" w14:textId="77777777" w:rsidR="00B40B99" w:rsidRDefault="00B40B99" w:rsidP="00105E2C">
            <w:pPr>
              <w:pStyle w:val="MMCtabletext"/>
            </w:pPr>
          </w:p>
        </w:tc>
      </w:tr>
    </w:tbl>
    <w:p w14:paraId="05A1A89F" w14:textId="4911AE55" w:rsidR="00D87AE3" w:rsidRPr="0065268E" w:rsidRDefault="0065268E" w:rsidP="0060407C">
      <w:pPr>
        <w:pStyle w:val="Heading2"/>
      </w:pPr>
      <w:bookmarkStart w:id="22" w:name="_Toc203123730"/>
      <w:bookmarkStart w:id="23" w:name="_Toc203123731"/>
      <w:bookmarkStart w:id="24" w:name="_Toc216785310"/>
      <w:bookmarkEnd w:id="22"/>
      <w:bookmarkEnd w:id="23"/>
      <w:r w:rsidRPr="009C79EA">
        <w:t>Future of Flood Risk Data</w:t>
      </w:r>
      <w:r w:rsidRPr="009C79EA" w:rsidDel="0065268E">
        <w:t xml:space="preserve"> </w:t>
      </w:r>
      <w:r w:rsidR="00D87AE3" w:rsidRPr="0065268E">
        <w:t>Project Workflow</w:t>
      </w:r>
      <w:bookmarkEnd w:id="24"/>
    </w:p>
    <w:p w14:paraId="2D1E13FC" w14:textId="1573D8B1" w:rsidR="003B15AE" w:rsidRPr="009C79EA" w:rsidRDefault="00D87AE3" w:rsidP="009C79EA">
      <w:pPr>
        <w:pStyle w:val="MMCbodytext"/>
      </w:pPr>
      <w:r w:rsidRPr="003B15AE">
        <w:t xml:space="preserve">This report describes all </w:t>
      </w:r>
      <w:proofErr w:type="gramStart"/>
      <w:r w:rsidRPr="003B15AE">
        <w:t>effort</w:t>
      </w:r>
      <w:proofErr w:type="gramEnd"/>
      <w:r w:rsidRPr="003B15AE">
        <w:t xml:space="preserve"> by the team to complete the Scoping and Data Preparation Phase of the FFRD project for [basin name] basin. In the context of delivery of the entire FFRD project delivery, this is the first of five phases </w:t>
      </w:r>
      <w:r w:rsidR="003F0637">
        <w:t>(</w:t>
      </w:r>
      <w:r w:rsidR="00863563">
        <w:fldChar w:fldCharType="begin"/>
      </w:r>
      <w:r w:rsidR="00863563">
        <w:instrText xml:space="preserve"> REF _Ref216778049 \h </w:instrText>
      </w:r>
      <w:r w:rsidR="00863563">
        <w:fldChar w:fldCharType="separate"/>
      </w:r>
      <w:r w:rsidR="00863563">
        <w:t xml:space="preserve">Figure </w:t>
      </w:r>
      <w:r w:rsidR="00863563">
        <w:rPr>
          <w:noProof/>
        </w:rPr>
        <w:t>1</w:t>
      </w:r>
      <w:r w:rsidR="00863563">
        <w:t>.</w:t>
      </w:r>
      <w:r w:rsidR="00863563">
        <w:rPr>
          <w:noProof/>
        </w:rPr>
        <w:t>1</w:t>
      </w:r>
      <w:r w:rsidR="00863563">
        <w:fldChar w:fldCharType="end"/>
      </w:r>
      <w:r w:rsidR="003F0637">
        <w:t>)</w:t>
      </w:r>
      <w:r w:rsidRPr="003B15AE">
        <w:t>.</w:t>
      </w:r>
      <w:r w:rsidR="003B15AE" w:rsidRPr="003B15AE">
        <w:br w:type="page"/>
      </w:r>
    </w:p>
    <w:p w14:paraId="2C41E922" w14:textId="184CC2DD" w:rsidR="004315F1" w:rsidRPr="00273B89" w:rsidRDefault="004315F1" w:rsidP="009C79EA">
      <w:pPr>
        <w:pStyle w:val="MMCfigurecaption"/>
      </w:pPr>
      <w:bookmarkStart w:id="25" w:name="_Ref216778049"/>
      <w:bookmarkStart w:id="26" w:name="_Toc216778032"/>
      <w:r>
        <w:lastRenderedPageBreak/>
        <w:t xml:space="preserve">Figure </w:t>
      </w:r>
      <w:fldSimple w:instr=" STYLEREF 1 \s ">
        <w:r w:rsidR="004C3974">
          <w:rPr>
            <w:noProof/>
          </w:rPr>
          <w:t>1</w:t>
        </w:r>
      </w:fldSimple>
      <w:r w:rsidR="00C23AFE">
        <w:t>.</w:t>
      </w:r>
      <w:fldSimple w:instr=" SEQ Figure \* ARABIC \s 1 ">
        <w:r w:rsidR="004C3974">
          <w:rPr>
            <w:noProof/>
          </w:rPr>
          <w:t>1</w:t>
        </w:r>
      </w:fldSimple>
      <w:bookmarkEnd w:id="25"/>
      <w:r>
        <w:t>. </w:t>
      </w:r>
      <w:r w:rsidR="003B15AE">
        <w:t>Five Phases of Future of Flood Risk Data Project Delivery</w:t>
      </w:r>
      <w:bookmarkEnd w:id="26"/>
    </w:p>
    <w:p w14:paraId="01345F02" w14:textId="77777777" w:rsidR="00D87AE3" w:rsidRDefault="00D87AE3" w:rsidP="00D87AE3">
      <w:pPr>
        <w:jc w:val="center"/>
      </w:pPr>
      <w:r w:rsidRPr="00035CED">
        <w:rPr>
          <w:rFonts w:eastAsia="Times New Roman" w:cs="Times New Roman"/>
          <w:noProof/>
          <w:sz w:val="20"/>
          <w:szCs w:val="24"/>
        </w:rPr>
        <w:drawing>
          <wp:inline distT="0" distB="0" distL="0" distR="0" wp14:anchorId="590C7F34" wp14:editId="27AD73DB">
            <wp:extent cx="2947690" cy="4180115"/>
            <wp:effectExtent l="0" t="0" r="0" b="0"/>
            <wp:docPr id="92889485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142" cy="4200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771EC" w14:textId="77777777" w:rsidR="004315F1" w:rsidRDefault="004315F1" w:rsidP="00D87AE3">
      <w:pPr>
        <w:jc w:val="center"/>
        <w:sectPr w:rsidR="004315F1" w:rsidSect="0060407C">
          <w:headerReference w:type="default" r:id="rId18"/>
          <w:pgSz w:w="12240" w:h="15840" w:code="1"/>
          <w:pgMar w:top="1440" w:right="1440" w:bottom="1440" w:left="1440" w:header="360" w:footer="720" w:gutter="0"/>
          <w:pgNumType w:start="1"/>
          <w:cols w:space="720"/>
          <w:docGrid w:linePitch="360"/>
        </w:sectPr>
      </w:pPr>
    </w:p>
    <w:p w14:paraId="0F2A8395" w14:textId="0DC7F99F" w:rsidR="002E295B" w:rsidRDefault="0060407C" w:rsidP="0060407C">
      <w:pPr>
        <w:pStyle w:val="Heading1"/>
      </w:pPr>
      <w:bookmarkStart w:id="29" w:name="_Toc203123733"/>
      <w:bookmarkStart w:id="30" w:name="_Toc216785311"/>
      <w:bookmarkEnd w:id="29"/>
      <w:r>
        <w:lastRenderedPageBreak/>
        <w:t>—</w:t>
      </w:r>
      <w:bookmarkStart w:id="31" w:name="_Toc216777951"/>
      <w:bookmarkStart w:id="32" w:name="_Toc216778114"/>
      <w:bookmarkEnd w:id="31"/>
      <w:bookmarkEnd w:id="32"/>
      <w:r w:rsidR="002E295B">
        <w:t>Standards</w:t>
      </w:r>
      <w:bookmarkEnd w:id="30"/>
    </w:p>
    <w:p w14:paraId="03AB6EF4" w14:textId="61FC312B" w:rsidR="00DA7D27" w:rsidRDefault="00DA7D27" w:rsidP="0060407C">
      <w:pPr>
        <w:pStyle w:val="Heading2"/>
      </w:pPr>
      <w:bookmarkStart w:id="33" w:name="_Toc193363665"/>
      <w:bookmarkStart w:id="34" w:name="_Toc216785312"/>
      <w:bookmarkEnd w:id="20"/>
      <w:bookmarkEnd w:id="33"/>
      <w:r>
        <w:t>Projection</w:t>
      </w:r>
      <w:bookmarkEnd w:id="34"/>
    </w:p>
    <w:p w14:paraId="07FE8E50" w14:textId="77777777" w:rsidR="00D8493D" w:rsidRPr="00D8493D" w:rsidRDefault="00D8493D" w:rsidP="00D8493D">
      <w:pPr>
        <w:pStyle w:val="MMCbodytext"/>
      </w:pPr>
      <w:r w:rsidRPr="00D8493D">
        <w:t>[body text]</w:t>
      </w:r>
    </w:p>
    <w:p w14:paraId="788E92C6" w14:textId="0B032BF8" w:rsidR="00DA7D27" w:rsidRDefault="00DA7D27" w:rsidP="00DA7D27">
      <w:pPr>
        <w:pStyle w:val="MMCtablecaption"/>
      </w:pPr>
      <w:bookmarkStart w:id="35" w:name="_Toc216778036"/>
      <w:r>
        <w:t xml:space="preserve">Table </w:t>
      </w:r>
      <w:fldSimple w:instr=" STYLEREF 1 \s ">
        <w:r w:rsidR="004C3974">
          <w:rPr>
            <w:noProof/>
          </w:rPr>
          <w:t>2</w:t>
        </w:r>
      </w:fldSimple>
      <w:r w:rsidR="00C23AFE">
        <w:t>.</w:t>
      </w:r>
      <w:fldSimple w:instr=" SEQ Table \* ARABIC \s 1 ">
        <w:r w:rsidR="004C3974">
          <w:rPr>
            <w:noProof/>
          </w:rPr>
          <w:t>1</w:t>
        </w:r>
      </w:fldSimple>
      <w:r>
        <w:t>. Geospatial Projection Details</w:t>
      </w:r>
      <w:bookmarkEnd w:id="35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22"/>
        <w:gridCol w:w="7338"/>
      </w:tblGrid>
      <w:tr w:rsidR="00DA7D27" w:rsidRPr="00702137" w14:paraId="211356A6" w14:textId="77777777" w:rsidTr="009C79EA">
        <w:trPr>
          <w:jc w:val="center"/>
        </w:trPr>
        <w:tc>
          <w:tcPr>
            <w:tcW w:w="2022" w:type="dxa"/>
          </w:tcPr>
          <w:p w14:paraId="10A19E02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PROJCS</w:t>
            </w:r>
          </w:p>
        </w:tc>
        <w:tc>
          <w:tcPr>
            <w:tcW w:w="7338" w:type="dxa"/>
          </w:tcPr>
          <w:p w14:paraId="233771B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USA_Contiguous_Albers_Equal_Area_Conic_USGS_version</w:t>
            </w:r>
            <w:proofErr w:type="spellEnd"/>
          </w:p>
        </w:tc>
      </w:tr>
      <w:tr w:rsidR="00DA7D27" w:rsidRPr="00702137" w14:paraId="67EF3A20" w14:textId="77777777" w:rsidTr="009C79EA">
        <w:trPr>
          <w:jc w:val="center"/>
        </w:trPr>
        <w:tc>
          <w:tcPr>
            <w:tcW w:w="2022" w:type="dxa"/>
          </w:tcPr>
          <w:p w14:paraId="7DEFE2DC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GEOGCS</w:t>
            </w:r>
          </w:p>
        </w:tc>
        <w:tc>
          <w:tcPr>
            <w:tcW w:w="7338" w:type="dxa"/>
          </w:tcPr>
          <w:p w14:paraId="76DF19D7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GCS_North_American_1983</w:t>
            </w:r>
          </w:p>
        </w:tc>
      </w:tr>
      <w:tr w:rsidR="00DA7D27" w:rsidRPr="00702137" w14:paraId="6052AC20" w14:textId="77777777" w:rsidTr="009C79EA">
        <w:trPr>
          <w:jc w:val="center"/>
        </w:trPr>
        <w:tc>
          <w:tcPr>
            <w:tcW w:w="2022" w:type="dxa"/>
          </w:tcPr>
          <w:p w14:paraId="5F95C28D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DATUM</w:t>
            </w:r>
          </w:p>
        </w:tc>
        <w:tc>
          <w:tcPr>
            <w:tcW w:w="7338" w:type="dxa"/>
          </w:tcPr>
          <w:p w14:paraId="0F558EC4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D_North_American_1983</w:t>
            </w:r>
          </w:p>
        </w:tc>
      </w:tr>
      <w:tr w:rsidR="00DA7D27" w:rsidRPr="00702137" w14:paraId="12B2E054" w14:textId="77777777" w:rsidTr="009C79EA">
        <w:trPr>
          <w:jc w:val="center"/>
        </w:trPr>
        <w:tc>
          <w:tcPr>
            <w:tcW w:w="2022" w:type="dxa"/>
          </w:tcPr>
          <w:p w14:paraId="5EA226EF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SPHEROID</w:t>
            </w:r>
          </w:p>
        </w:tc>
        <w:tc>
          <w:tcPr>
            <w:tcW w:w="7338" w:type="dxa"/>
          </w:tcPr>
          <w:p w14:paraId="0DBC7A77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GRS_1980, 6378137.0, 298.257222101</w:t>
            </w:r>
          </w:p>
        </w:tc>
      </w:tr>
      <w:tr w:rsidR="00DA7D27" w:rsidRPr="00702137" w14:paraId="25136858" w14:textId="77777777" w:rsidTr="009C79EA">
        <w:trPr>
          <w:jc w:val="center"/>
        </w:trPr>
        <w:tc>
          <w:tcPr>
            <w:tcW w:w="2022" w:type="dxa"/>
          </w:tcPr>
          <w:p w14:paraId="7354B9B9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PRIMEM</w:t>
            </w:r>
          </w:p>
        </w:tc>
        <w:tc>
          <w:tcPr>
            <w:tcW w:w="7338" w:type="dxa"/>
          </w:tcPr>
          <w:p w14:paraId="1465EBCA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Greenwich, 0.0</w:t>
            </w:r>
          </w:p>
        </w:tc>
      </w:tr>
      <w:tr w:rsidR="00DA7D27" w:rsidRPr="00702137" w14:paraId="3C1ABF95" w14:textId="77777777" w:rsidTr="009C79EA">
        <w:trPr>
          <w:jc w:val="center"/>
        </w:trPr>
        <w:tc>
          <w:tcPr>
            <w:tcW w:w="2022" w:type="dxa"/>
          </w:tcPr>
          <w:p w14:paraId="7496C824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UNIT</w:t>
            </w:r>
          </w:p>
        </w:tc>
        <w:tc>
          <w:tcPr>
            <w:tcW w:w="7338" w:type="dxa"/>
          </w:tcPr>
          <w:p w14:paraId="5788F48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Degree, 0.0174532925199433</w:t>
            </w:r>
          </w:p>
        </w:tc>
      </w:tr>
      <w:tr w:rsidR="00DA7D27" w:rsidRPr="00702137" w14:paraId="4086CEEA" w14:textId="77777777" w:rsidTr="009C79EA">
        <w:trPr>
          <w:jc w:val="center"/>
        </w:trPr>
        <w:tc>
          <w:tcPr>
            <w:tcW w:w="2022" w:type="dxa"/>
          </w:tcPr>
          <w:p w14:paraId="6934825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PROJECTION</w:t>
            </w:r>
          </w:p>
        </w:tc>
        <w:tc>
          <w:tcPr>
            <w:tcW w:w="7338" w:type="dxa"/>
          </w:tcPr>
          <w:p w14:paraId="1E79C4FD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Albers</w:t>
            </w:r>
          </w:p>
        </w:tc>
      </w:tr>
      <w:tr w:rsidR="00DA7D27" w:rsidRPr="00702137" w14:paraId="382753D8" w14:textId="77777777" w:rsidTr="009C79EA">
        <w:trPr>
          <w:jc w:val="center"/>
        </w:trPr>
        <w:tc>
          <w:tcPr>
            <w:tcW w:w="2022" w:type="dxa"/>
          </w:tcPr>
          <w:p w14:paraId="0EBCB8E8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790E6436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False_Easting</w:t>
            </w:r>
            <w:proofErr w:type="spellEnd"/>
            <w:r w:rsidRPr="00702137">
              <w:t>, 0.0</w:t>
            </w:r>
          </w:p>
        </w:tc>
      </w:tr>
      <w:tr w:rsidR="00DA7D27" w:rsidRPr="00702137" w14:paraId="40268FB5" w14:textId="77777777" w:rsidTr="009C79EA">
        <w:trPr>
          <w:jc w:val="center"/>
        </w:trPr>
        <w:tc>
          <w:tcPr>
            <w:tcW w:w="2022" w:type="dxa"/>
          </w:tcPr>
          <w:p w14:paraId="57C8526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3B0EC19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False_Northing</w:t>
            </w:r>
            <w:proofErr w:type="spellEnd"/>
            <w:r w:rsidRPr="00702137">
              <w:t>, 0.0</w:t>
            </w:r>
          </w:p>
        </w:tc>
      </w:tr>
      <w:tr w:rsidR="00DA7D27" w:rsidRPr="00702137" w14:paraId="79D7413B" w14:textId="77777777" w:rsidTr="009C79EA">
        <w:trPr>
          <w:jc w:val="center"/>
        </w:trPr>
        <w:tc>
          <w:tcPr>
            <w:tcW w:w="2022" w:type="dxa"/>
          </w:tcPr>
          <w:p w14:paraId="2263ED45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6E9233B9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Central_Meridian</w:t>
            </w:r>
            <w:proofErr w:type="spellEnd"/>
            <w:r w:rsidRPr="00702137">
              <w:t>, -96.0</w:t>
            </w:r>
          </w:p>
        </w:tc>
      </w:tr>
      <w:tr w:rsidR="00DA7D27" w:rsidRPr="00702137" w14:paraId="6515AB88" w14:textId="77777777" w:rsidTr="009C79EA">
        <w:trPr>
          <w:jc w:val="center"/>
        </w:trPr>
        <w:tc>
          <w:tcPr>
            <w:tcW w:w="2022" w:type="dxa"/>
          </w:tcPr>
          <w:p w14:paraId="51EE6C8B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42C6F0EE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Standard_Parallel_1, 29.5</w:t>
            </w:r>
          </w:p>
        </w:tc>
      </w:tr>
      <w:tr w:rsidR="00DA7D27" w:rsidRPr="00702137" w14:paraId="7A0C4161" w14:textId="77777777" w:rsidTr="009C79EA">
        <w:trPr>
          <w:jc w:val="center"/>
        </w:trPr>
        <w:tc>
          <w:tcPr>
            <w:tcW w:w="2022" w:type="dxa"/>
          </w:tcPr>
          <w:p w14:paraId="0B626EC7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5A40911F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r w:rsidRPr="00702137">
              <w:t>Standard_Parallel_2, 45.5</w:t>
            </w:r>
          </w:p>
        </w:tc>
      </w:tr>
      <w:tr w:rsidR="00DA7D27" w:rsidRPr="00702137" w14:paraId="74FB216F" w14:textId="77777777" w:rsidTr="009C79EA">
        <w:trPr>
          <w:jc w:val="center"/>
        </w:trPr>
        <w:tc>
          <w:tcPr>
            <w:tcW w:w="2022" w:type="dxa"/>
          </w:tcPr>
          <w:p w14:paraId="43350E64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PARAMETER</w:t>
            </w:r>
          </w:p>
        </w:tc>
        <w:tc>
          <w:tcPr>
            <w:tcW w:w="7338" w:type="dxa"/>
          </w:tcPr>
          <w:p w14:paraId="6575D862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Latitude_Of_Origin</w:t>
            </w:r>
            <w:proofErr w:type="spellEnd"/>
            <w:r w:rsidRPr="00702137">
              <w:t>, 23.0</w:t>
            </w:r>
          </w:p>
        </w:tc>
      </w:tr>
      <w:tr w:rsidR="00DA7D27" w:rsidRPr="00702137" w14:paraId="34A43143" w14:textId="77777777" w:rsidTr="009C79EA">
        <w:trPr>
          <w:jc w:val="center"/>
        </w:trPr>
        <w:tc>
          <w:tcPr>
            <w:tcW w:w="2022" w:type="dxa"/>
          </w:tcPr>
          <w:p w14:paraId="613E8680" w14:textId="77777777" w:rsidR="00DA7D27" w:rsidRPr="00702137" w:rsidRDefault="00DA7D27" w:rsidP="009C79EA">
            <w:pPr>
              <w:pStyle w:val="MMCtablehead"/>
              <w:rPr>
                <w:caps/>
              </w:rPr>
            </w:pPr>
            <w:r w:rsidRPr="00702137">
              <w:t>UNIT</w:t>
            </w:r>
          </w:p>
        </w:tc>
        <w:tc>
          <w:tcPr>
            <w:tcW w:w="7338" w:type="dxa"/>
          </w:tcPr>
          <w:p w14:paraId="36BABAFC" w14:textId="77777777" w:rsidR="00DA7D27" w:rsidRPr="00702137" w:rsidRDefault="00DA7D27" w:rsidP="009C79EA">
            <w:pPr>
              <w:pStyle w:val="MMCtabletext"/>
              <w:rPr>
                <w:b/>
                <w:caps/>
              </w:rPr>
            </w:pPr>
            <w:proofErr w:type="spellStart"/>
            <w:r w:rsidRPr="00702137">
              <w:t>Foot_US</w:t>
            </w:r>
            <w:proofErr w:type="spellEnd"/>
            <w:r w:rsidRPr="00702137">
              <w:t>, 0.3048006096012192</w:t>
            </w:r>
          </w:p>
        </w:tc>
      </w:tr>
    </w:tbl>
    <w:p w14:paraId="3B6B5FAE" w14:textId="3FF8D63D" w:rsidR="002E295B" w:rsidRDefault="00DA7D27" w:rsidP="0060407C">
      <w:pPr>
        <w:pStyle w:val="Heading2"/>
      </w:pPr>
      <w:bookmarkStart w:id="36" w:name="_Toc216785313"/>
      <w:r>
        <w:t xml:space="preserve">Vertical </w:t>
      </w:r>
      <w:r w:rsidR="002E295B">
        <w:t>Datum</w:t>
      </w:r>
      <w:bookmarkEnd w:id="36"/>
    </w:p>
    <w:p w14:paraId="58B9DF58" w14:textId="0910CC36" w:rsidR="007830CB" w:rsidRDefault="007830CB" w:rsidP="007830CB">
      <w:pPr>
        <w:pStyle w:val="MMCbodytext"/>
      </w:pPr>
      <w:r>
        <w:t>Vertical Datum statement</w:t>
      </w:r>
    </w:p>
    <w:p w14:paraId="6FAD9E7D" w14:textId="78F41E98" w:rsidR="007830CB" w:rsidRDefault="007830CB" w:rsidP="0060407C">
      <w:pPr>
        <w:pStyle w:val="Heading2"/>
      </w:pPr>
      <w:bookmarkStart w:id="37" w:name="_Toc216785314"/>
      <w:r>
        <w:t>Time Zone</w:t>
      </w:r>
      <w:bookmarkEnd w:id="37"/>
    </w:p>
    <w:p w14:paraId="76E6B33D" w14:textId="3C3931D6" w:rsidR="00901870" w:rsidRDefault="00901870" w:rsidP="009C79EA">
      <w:pPr>
        <w:pStyle w:val="MMCbodytext"/>
      </w:pPr>
      <w:r>
        <w:t>Time zone statement</w:t>
      </w:r>
    </w:p>
    <w:p w14:paraId="58CB9090" w14:textId="27F767BB" w:rsidR="000E5073" w:rsidRDefault="000E5073" w:rsidP="0060407C">
      <w:pPr>
        <w:pStyle w:val="Heading2"/>
      </w:pPr>
      <w:bookmarkStart w:id="38" w:name="_Toc216785315"/>
      <w:r>
        <w:t xml:space="preserve">Access to </w:t>
      </w:r>
      <w:r w:rsidR="0065268E">
        <w:t xml:space="preserve">All Prepared </w:t>
      </w:r>
      <w:r>
        <w:t>Data</w:t>
      </w:r>
      <w:bookmarkEnd w:id="38"/>
    </w:p>
    <w:p w14:paraId="43ED5BE9" w14:textId="2E3304F2" w:rsidR="00F429B4" w:rsidRPr="008E5C27" w:rsidRDefault="00F429B4" w:rsidP="009C79EA">
      <w:pPr>
        <w:pStyle w:val="MMCbodytext"/>
      </w:pPr>
      <w:r w:rsidRPr="008E5C27">
        <w:t>Data delivered here is to be used as the authoritative dataset for the FFRD project.</w:t>
      </w:r>
    </w:p>
    <w:p w14:paraId="6369D957" w14:textId="77777777" w:rsidR="000E5073" w:rsidRDefault="000E5073" w:rsidP="0060407C">
      <w:pPr>
        <w:pStyle w:val="Heading2"/>
      </w:pPr>
      <w:bookmarkStart w:id="39" w:name="_Toc216785316"/>
      <w:r>
        <w:t>Data Manifest</w:t>
      </w:r>
      <w:bookmarkEnd w:id="39"/>
    </w:p>
    <w:p w14:paraId="477610FD" w14:textId="4C3B4F5E" w:rsidR="00D8493D" w:rsidRPr="00D8493D" w:rsidRDefault="00D8493D" w:rsidP="009C79EA">
      <w:pPr>
        <w:pStyle w:val="MMCbodytext"/>
      </w:pPr>
      <w:r>
        <w:t>[body text]</w:t>
      </w:r>
    </w:p>
    <w:p w14:paraId="23D45B7F" w14:textId="2B480195" w:rsidR="00A2315E" w:rsidRDefault="00B16F32" w:rsidP="0060407C">
      <w:pPr>
        <w:pStyle w:val="Heading2"/>
      </w:pPr>
      <w:bookmarkStart w:id="40" w:name="_Toc216785317"/>
      <w:r>
        <w:lastRenderedPageBreak/>
        <w:t>S</w:t>
      </w:r>
      <w:r w:rsidR="00143E38">
        <w:t>t</w:t>
      </w:r>
      <w:r w:rsidR="000B6EFA">
        <w:t>orage Location</w:t>
      </w:r>
      <w:r>
        <w:t xml:space="preserve"> and</w:t>
      </w:r>
      <w:r w:rsidRPr="00B16F32">
        <w:t xml:space="preserve"> </w:t>
      </w:r>
      <w:r>
        <w:t>Directory Structure</w:t>
      </w:r>
      <w:bookmarkEnd w:id="40"/>
    </w:p>
    <w:p w14:paraId="6BBABDC9" w14:textId="537AEC8B" w:rsidR="000B6EFA" w:rsidRPr="008E5C27" w:rsidRDefault="000B6EFA" w:rsidP="009C79EA">
      <w:pPr>
        <w:pStyle w:val="MMCbodytext"/>
      </w:pPr>
      <w:r w:rsidRPr="008E5C27">
        <w:t>All</w:t>
      </w:r>
      <w:r w:rsidR="00F23AF4" w:rsidRPr="008E5C27">
        <w:t xml:space="preserve"> datasets discussed in this report have been posted to the model library following the standard FFRD project directory structure</w:t>
      </w:r>
      <w:r w:rsidR="00E14F13" w:rsidRPr="008E5C27">
        <w:t xml:space="preserve"> in the repository named [repo name here].</w:t>
      </w:r>
    </w:p>
    <w:p w14:paraId="74597AA7" w14:textId="4E0660E3" w:rsidR="00D727EF" w:rsidRDefault="00D727EF" w:rsidP="0060407C">
      <w:pPr>
        <w:pStyle w:val="Heading2"/>
      </w:pPr>
      <w:bookmarkStart w:id="41" w:name="_Toc216785318"/>
      <w:r>
        <w:t>Project Work Plan</w:t>
      </w:r>
      <w:r w:rsidR="00AA24F4">
        <w:t>—</w:t>
      </w:r>
      <w:r w:rsidR="008A0969">
        <w:t>Basin Execution</w:t>
      </w:r>
      <w:bookmarkEnd w:id="41"/>
    </w:p>
    <w:p w14:paraId="6E983DE5" w14:textId="19699AFF" w:rsidR="001213C8" w:rsidRPr="008E5C27" w:rsidRDefault="008A0969" w:rsidP="008E5C27">
      <w:pPr>
        <w:pStyle w:val="MMCbodytext"/>
      </w:pPr>
      <w:r w:rsidRPr="008E5C27">
        <w:t xml:space="preserve">The </w:t>
      </w:r>
      <w:r w:rsidR="00923DC9" w:rsidRPr="008E5C27">
        <w:t xml:space="preserve">draft </w:t>
      </w:r>
      <w:r w:rsidR="00BC753D" w:rsidRPr="00BC753D">
        <w:t xml:space="preserve">basin execution </w:t>
      </w:r>
      <w:r w:rsidRPr="008E5C27">
        <w:t xml:space="preserve">project work plan </w:t>
      </w:r>
      <w:r w:rsidR="00AA24F4">
        <w:t>(BE-PWP)</w:t>
      </w:r>
      <w:r w:rsidRPr="008E5C27">
        <w:t xml:space="preserve"> is attached as an addendum to this report.</w:t>
      </w:r>
    </w:p>
    <w:p w14:paraId="7A3DD5B0" w14:textId="77777777" w:rsidR="007830CB" w:rsidRPr="008E5C27" w:rsidRDefault="007830CB" w:rsidP="008E5C27">
      <w:pPr>
        <w:pStyle w:val="MMCbodytext"/>
        <w:sectPr w:rsidR="007830CB" w:rsidRPr="008E5C27" w:rsidSect="0060407C">
          <w:pgSz w:w="12240" w:h="15840" w:code="1"/>
          <w:pgMar w:top="1440" w:right="1440" w:bottom="1440" w:left="1440" w:header="360" w:footer="720" w:gutter="0"/>
          <w:cols w:space="720"/>
          <w:docGrid w:linePitch="360"/>
        </w:sectPr>
      </w:pPr>
    </w:p>
    <w:p w14:paraId="652B7C02" w14:textId="7F19D072" w:rsidR="00B75606" w:rsidRDefault="0060407C" w:rsidP="0060407C">
      <w:pPr>
        <w:pStyle w:val="Heading1"/>
      </w:pPr>
      <w:bookmarkStart w:id="42" w:name="_Toc216785319"/>
      <w:r>
        <w:lastRenderedPageBreak/>
        <w:t>—</w:t>
      </w:r>
      <w:r w:rsidR="003916E8">
        <w:t>Scoping</w:t>
      </w:r>
      <w:bookmarkEnd w:id="42"/>
    </w:p>
    <w:p w14:paraId="3249EDD0" w14:textId="48AAD1BE" w:rsidR="003916E8" w:rsidRDefault="003916E8" w:rsidP="0060407C">
      <w:pPr>
        <w:pStyle w:val="Heading2"/>
      </w:pPr>
      <w:bookmarkStart w:id="43" w:name="_Toc216785320"/>
      <w:r>
        <w:t>Watershed Study Extent</w:t>
      </w:r>
      <w:bookmarkEnd w:id="43"/>
    </w:p>
    <w:p w14:paraId="1B9E3EF1" w14:textId="77777777" w:rsidR="000C1D2A" w:rsidRPr="00D8493D" w:rsidRDefault="000C1D2A" w:rsidP="000C1D2A">
      <w:pPr>
        <w:pStyle w:val="MMCbodytext"/>
      </w:pPr>
      <w:r>
        <w:t>[body text]</w:t>
      </w:r>
    </w:p>
    <w:p w14:paraId="347476B5" w14:textId="6356BEE0" w:rsidR="003916E8" w:rsidRDefault="00B42311" w:rsidP="0060407C">
      <w:pPr>
        <w:pStyle w:val="Heading2"/>
      </w:pPr>
      <w:bookmarkStart w:id="44" w:name="_Toc216785321"/>
      <w:r>
        <w:t xml:space="preserve">External </w:t>
      </w:r>
      <w:r w:rsidR="003916E8">
        <w:t>Boundary Conditions</w:t>
      </w:r>
      <w:bookmarkEnd w:id="44"/>
    </w:p>
    <w:p w14:paraId="0EC88EC5" w14:textId="2D5FE8F0" w:rsidR="35DDDCD8" w:rsidRDefault="35DDDCD8" w:rsidP="1EE08F10">
      <w:pPr>
        <w:pStyle w:val="MMCbodytext"/>
      </w:pPr>
      <w:r>
        <w:t>Descri</w:t>
      </w:r>
      <w:r w:rsidR="15887D5A">
        <w:t xml:space="preserve">be </w:t>
      </w:r>
      <w:r>
        <w:t>boundary conditions that are physically located outside of the modeling domain but have appreciable influence w</w:t>
      </w:r>
      <w:r w:rsidR="000C1D2A">
        <w:t>ith</w:t>
      </w:r>
      <w:r>
        <w:t>in the modeling domain that is currently being considered.</w:t>
      </w:r>
    </w:p>
    <w:p w14:paraId="178A1E16" w14:textId="77777777" w:rsidR="00F52F34" w:rsidRDefault="00F52F34" w:rsidP="0060407C">
      <w:pPr>
        <w:pStyle w:val="Heading2"/>
      </w:pPr>
      <w:bookmarkStart w:id="45" w:name="_Toc216785322"/>
      <w:r>
        <w:t>Model Order Design</w:t>
      </w:r>
      <w:bookmarkEnd w:id="45"/>
    </w:p>
    <w:p w14:paraId="42415464" w14:textId="77777777" w:rsidR="000C1D2A" w:rsidRPr="00D8493D" w:rsidRDefault="000C1D2A" w:rsidP="000C1D2A">
      <w:pPr>
        <w:pStyle w:val="MMCbodytext"/>
      </w:pPr>
      <w:r>
        <w:t>[body text]</w:t>
      </w:r>
    </w:p>
    <w:p w14:paraId="518DCBBF" w14:textId="118D4AED" w:rsidR="002548FD" w:rsidRPr="002548FD" w:rsidRDefault="003C5EA7" w:rsidP="0060407C">
      <w:pPr>
        <w:pStyle w:val="Heading2"/>
      </w:pPr>
      <w:bookmarkStart w:id="46" w:name="_Toc216785323"/>
      <w:r>
        <w:t>Enumeration of Cloud Simulations</w:t>
      </w:r>
      <w:bookmarkEnd w:id="46"/>
    </w:p>
    <w:p w14:paraId="63715D7E" w14:textId="77777777" w:rsidR="000C1D2A" w:rsidRPr="00D8493D" w:rsidRDefault="000C1D2A" w:rsidP="000C1D2A">
      <w:pPr>
        <w:pStyle w:val="MMCbodytext"/>
      </w:pPr>
      <w:r>
        <w:t>[body text]</w:t>
      </w:r>
    </w:p>
    <w:p w14:paraId="5DA75D22" w14:textId="77777777" w:rsidR="00F52F34" w:rsidRPr="00A232A0" w:rsidRDefault="00F52F34" w:rsidP="0060407C">
      <w:pPr>
        <w:pStyle w:val="Heading2"/>
      </w:pPr>
      <w:bookmarkStart w:id="47" w:name="_Toc216785324"/>
      <w:r>
        <w:t>Naming Table</w:t>
      </w:r>
      <w:bookmarkEnd w:id="47"/>
    </w:p>
    <w:p w14:paraId="6F537DD6" w14:textId="77777777" w:rsidR="000C1D2A" w:rsidRPr="00D8493D" w:rsidRDefault="000C1D2A" w:rsidP="000C1D2A">
      <w:pPr>
        <w:pStyle w:val="MMCbodytext"/>
      </w:pPr>
      <w:r>
        <w:t>[body text]</w:t>
      </w:r>
    </w:p>
    <w:p w14:paraId="20775A5E" w14:textId="3F77E63E" w:rsidR="00F17C3D" w:rsidRDefault="00F17C3D" w:rsidP="0060407C">
      <w:pPr>
        <w:pStyle w:val="Heading2"/>
      </w:pPr>
      <w:bookmarkStart w:id="48" w:name="_Toc216785325"/>
      <w:r>
        <w:t>Dam Scoping Table</w:t>
      </w:r>
      <w:bookmarkEnd w:id="48"/>
    </w:p>
    <w:p w14:paraId="236D0123" w14:textId="77777777" w:rsidR="000C1D2A" w:rsidRPr="00D8493D" w:rsidRDefault="000C1D2A" w:rsidP="000C1D2A">
      <w:pPr>
        <w:pStyle w:val="MMCbodytext"/>
      </w:pPr>
      <w:r>
        <w:t>[body text]</w:t>
      </w:r>
    </w:p>
    <w:p w14:paraId="3B99994B" w14:textId="27850D51" w:rsidR="006C0156" w:rsidRDefault="006C0156" w:rsidP="0060407C">
      <w:pPr>
        <w:pStyle w:val="Heading2"/>
      </w:pPr>
      <w:bookmarkStart w:id="49" w:name="_Toc216785326"/>
      <w:r>
        <w:t>Levee Model Scoping Table</w:t>
      </w:r>
      <w:bookmarkEnd w:id="49"/>
    </w:p>
    <w:p w14:paraId="2D1785EC" w14:textId="77777777" w:rsidR="000C1D2A" w:rsidRPr="00D8493D" w:rsidRDefault="000C1D2A" w:rsidP="000C1D2A">
      <w:pPr>
        <w:pStyle w:val="MMCbodytext"/>
      </w:pPr>
      <w:r>
        <w:t>[body text]</w:t>
      </w:r>
    </w:p>
    <w:p w14:paraId="1BF1B596" w14:textId="7C3D4C98" w:rsidR="006C0156" w:rsidRPr="006C0156" w:rsidRDefault="006C0156" w:rsidP="0060407C">
      <w:pPr>
        <w:pStyle w:val="Heading2"/>
      </w:pPr>
      <w:bookmarkStart w:id="50" w:name="_Toc216785327"/>
      <w:r>
        <w:t>Levee Draft Breach Locations</w:t>
      </w:r>
      <w:bookmarkEnd w:id="50"/>
    </w:p>
    <w:p w14:paraId="67E28176" w14:textId="77777777" w:rsidR="000C1D2A" w:rsidRPr="00D8493D" w:rsidRDefault="000C1D2A" w:rsidP="000C1D2A">
      <w:pPr>
        <w:pStyle w:val="MMCbodytext"/>
      </w:pPr>
      <w:r>
        <w:t>[body text]</w:t>
      </w:r>
    </w:p>
    <w:p w14:paraId="0F754BFA" w14:textId="113B068F" w:rsidR="002A38D5" w:rsidRDefault="002A38D5" w:rsidP="0060407C">
      <w:pPr>
        <w:pStyle w:val="Heading2"/>
      </w:pPr>
      <w:bookmarkStart w:id="51" w:name="_Toc216785328"/>
      <w:r>
        <w:t>Mesh Development Guidance</w:t>
      </w:r>
      <w:bookmarkEnd w:id="51"/>
    </w:p>
    <w:p w14:paraId="621AD1A0" w14:textId="65DDA84F" w:rsidR="00BA067F" w:rsidRDefault="00E209C2" w:rsidP="009C79EA">
      <w:pPr>
        <w:pStyle w:val="MMCbodytext"/>
      </w:pPr>
      <w:r>
        <w:t>[repeat of guidance from SOP]</w:t>
      </w:r>
    </w:p>
    <w:p w14:paraId="162D6D97" w14:textId="61825517" w:rsidR="00E209C2" w:rsidRDefault="00881B18" w:rsidP="0060407C">
      <w:pPr>
        <w:pStyle w:val="Heading3"/>
      </w:pPr>
      <w:bookmarkStart w:id="52" w:name="_Toc216785329"/>
      <w:r>
        <w:t>Mesh Development Categories</w:t>
      </w:r>
      <w:bookmarkEnd w:id="52"/>
    </w:p>
    <w:p w14:paraId="3B1972E1" w14:textId="77777777" w:rsidR="005D4AB1" w:rsidRPr="00D8493D" w:rsidRDefault="005D4AB1" w:rsidP="005D4AB1">
      <w:pPr>
        <w:pStyle w:val="MMCbodytext"/>
      </w:pPr>
      <w:r>
        <w:t>[body text]</w:t>
      </w:r>
    </w:p>
    <w:p w14:paraId="0C3DAA58" w14:textId="5CF57633" w:rsidR="00881B18" w:rsidRDefault="00881B18" w:rsidP="0060407C">
      <w:pPr>
        <w:pStyle w:val="Heading4"/>
      </w:pPr>
      <w:r>
        <w:t>Key Streams</w:t>
      </w:r>
    </w:p>
    <w:p w14:paraId="4B9CD45B" w14:textId="77777777" w:rsidR="005D4AB1" w:rsidRPr="00D8493D" w:rsidRDefault="005D4AB1" w:rsidP="005D4AB1">
      <w:pPr>
        <w:pStyle w:val="MMCbodytext"/>
      </w:pPr>
      <w:r>
        <w:t>[body text]</w:t>
      </w:r>
    </w:p>
    <w:p w14:paraId="3FFD9B6F" w14:textId="6B11B8F7" w:rsidR="00881B18" w:rsidRDefault="00881B18" w:rsidP="0060407C">
      <w:pPr>
        <w:pStyle w:val="Heading4"/>
      </w:pPr>
      <w:r>
        <w:lastRenderedPageBreak/>
        <w:t>Other Streams</w:t>
      </w:r>
    </w:p>
    <w:p w14:paraId="566BF256" w14:textId="77777777" w:rsidR="005D4AB1" w:rsidRPr="00D8493D" w:rsidRDefault="005D4AB1" w:rsidP="005D4AB1">
      <w:pPr>
        <w:pStyle w:val="MMCbodytext"/>
      </w:pPr>
      <w:r>
        <w:t>[body text]</w:t>
      </w:r>
    </w:p>
    <w:p w14:paraId="531CB933" w14:textId="64EC7BB5" w:rsidR="00881B18" w:rsidRPr="00881B18" w:rsidRDefault="00881B18" w:rsidP="0060407C">
      <w:pPr>
        <w:pStyle w:val="Heading4"/>
      </w:pPr>
      <w:r>
        <w:t>Urban Areas</w:t>
      </w:r>
    </w:p>
    <w:p w14:paraId="721703BC" w14:textId="77777777" w:rsidR="005D4AB1" w:rsidRPr="00D8493D" w:rsidRDefault="005D4AB1" w:rsidP="005D4AB1">
      <w:pPr>
        <w:pStyle w:val="MMCbodytext"/>
      </w:pPr>
      <w:r>
        <w:t>[body text]</w:t>
      </w:r>
    </w:p>
    <w:p w14:paraId="535F4485" w14:textId="5C3A8332" w:rsidR="007C3E22" w:rsidRDefault="007C3E22" w:rsidP="0060407C">
      <w:pPr>
        <w:pStyle w:val="Heading2"/>
      </w:pPr>
      <w:bookmarkStart w:id="53" w:name="_Toc216785330"/>
      <w:r>
        <w:t xml:space="preserve">Delineation of </w:t>
      </w:r>
      <w:r w:rsidR="00181413">
        <w:t xml:space="preserve">Hydrologic </w:t>
      </w:r>
      <w:r w:rsidR="45F2F56A">
        <w:t>Modeling Basin Elements</w:t>
      </w:r>
      <w:bookmarkEnd w:id="53"/>
    </w:p>
    <w:p w14:paraId="06D3321A" w14:textId="77777777" w:rsidR="005D4AB1" w:rsidRPr="00D8493D" w:rsidRDefault="005D4AB1" w:rsidP="005D4AB1">
      <w:pPr>
        <w:pStyle w:val="MMCbodytext"/>
      </w:pPr>
      <w:r>
        <w:t>[body text]</w:t>
      </w:r>
    </w:p>
    <w:p w14:paraId="52351872" w14:textId="7AA687AC" w:rsidR="003916E8" w:rsidRDefault="003916E8" w:rsidP="0060407C">
      <w:pPr>
        <w:pStyle w:val="Heading2"/>
      </w:pPr>
      <w:bookmarkStart w:id="54" w:name="_Toc216785331"/>
      <w:r>
        <w:t>Delineation of Hydraulic Modeling Units</w:t>
      </w:r>
      <w:bookmarkEnd w:id="54"/>
    </w:p>
    <w:p w14:paraId="20DED381" w14:textId="77777777" w:rsidR="005D4AB1" w:rsidRPr="00D8493D" w:rsidRDefault="005D4AB1" w:rsidP="005D4AB1">
      <w:pPr>
        <w:pStyle w:val="MMCbodytext"/>
      </w:pPr>
      <w:r>
        <w:t>[body text]</w:t>
      </w:r>
    </w:p>
    <w:p w14:paraId="6BF4B985" w14:textId="425D1459" w:rsidR="003916E8" w:rsidRDefault="003916E8" w:rsidP="0060407C">
      <w:pPr>
        <w:pStyle w:val="Heading2"/>
      </w:pPr>
      <w:bookmarkStart w:id="55" w:name="_Toc216785332"/>
      <w:r>
        <w:t>Calibration Events</w:t>
      </w:r>
      <w:bookmarkEnd w:id="55"/>
    </w:p>
    <w:p w14:paraId="0492A4FB" w14:textId="47135CAD" w:rsidR="73A2D9EA" w:rsidRDefault="73A2D9EA" w:rsidP="1EE08F10">
      <w:pPr>
        <w:pStyle w:val="MMCbodytext"/>
      </w:pPr>
      <w:r>
        <w:t>Describe the flood events that were selected for use during model calibration and how/why they were selected</w:t>
      </w:r>
      <w:r w:rsidR="005D4AB1">
        <w:t>.</w:t>
      </w:r>
    </w:p>
    <w:p w14:paraId="1613C7B6" w14:textId="00D65202" w:rsidR="003916E8" w:rsidRDefault="003916E8" w:rsidP="0060407C">
      <w:pPr>
        <w:pStyle w:val="Heading2"/>
      </w:pPr>
      <w:bookmarkStart w:id="56" w:name="_Toc216785333"/>
      <w:r>
        <w:t xml:space="preserve">Calibration </w:t>
      </w:r>
      <w:r w:rsidR="00953E0B">
        <w:t>M</w:t>
      </w:r>
      <w:r>
        <w:t>etric Hierarchy</w:t>
      </w:r>
      <w:bookmarkEnd w:id="56"/>
    </w:p>
    <w:p w14:paraId="7B146655" w14:textId="77777777" w:rsidR="00656104" w:rsidRPr="00D8493D" w:rsidRDefault="00656104" w:rsidP="00656104">
      <w:pPr>
        <w:pStyle w:val="MMCbodytext"/>
      </w:pPr>
      <w:r>
        <w:t>[body text]</w:t>
      </w:r>
    </w:p>
    <w:p w14:paraId="036D1767" w14:textId="26764454" w:rsidR="005B7A12" w:rsidRPr="005B7A12" w:rsidRDefault="006C7901" w:rsidP="0060407C">
      <w:pPr>
        <w:pStyle w:val="Heading2"/>
      </w:pPr>
      <w:bookmarkStart w:id="57" w:name="_Toc216785334"/>
      <w:r>
        <w:t>Structure Survey Scope</w:t>
      </w:r>
      <w:bookmarkEnd w:id="57"/>
    </w:p>
    <w:p w14:paraId="73B05FFD" w14:textId="77777777" w:rsidR="00656104" w:rsidRPr="00500E99" w:rsidRDefault="00656104" w:rsidP="00500E99">
      <w:pPr>
        <w:pStyle w:val="MMCbodytext"/>
      </w:pPr>
      <w:r w:rsidRPr="00500E99">
        <w:t>[body text]</w:t>
      </w:r>
    </w:p>
    <w:p w14:paraId="21F15533" w14:textId="62F904D4" w:rsidR="003604E5" w:rsidRDefault="00657993" w:rsidP="0060407C">
      <w:pPr>
        <w:pStyle w:val="Heading2"/>
      </w:pPr>
      <w:bookmarkStart w:id="58" w:name="_Toc216785335"/>
      <w:r>
        <w:t>S</w:t>
      </w:r>
      <w:r w:rsidR="0035286E">
        <w:t xml:space="preserve">takeholder </w:t>
      </w:r>
      <w:r w:rsidR="00BF7CEE">
        <w:t>E</w:t>
      </w:r>
      <w:r w:rsidR="0035286E">
        <w:t>ngagment</w:t>
      </w:r>
      <w:bookmarkEnd w:id="58"/>
    </w:p>
    <w:p w14:paraId="32D0D52A" w14:textId="2F249581" w:rsidR="00656104" w:rsidRDefault="0035286E" w:rsidP="00656104">
      <w:pPr>
        <w:pStyle w:val="MMCbodytext"/>
      </w:pPr>
      <w:r>
        <w:t xml:space="preserve">Describe stakeholder engagement </w:t>
      </w:r>
      <w:r w:rsidR="007A210A">
        <w:t>activities</w:t>
      </w:r>
      <w:r w:rsidR="00A23DD1">
        <w:t>.</w:t>
      </w:r>
    </w:p>
    <w:p w14:paraId="6CA40068" w14:textId="77777777" w:rsidR="00656104" w:rsidRDefault="00656104" w:rsidP="00656104">
      <w:pPr>
        <w:pStyle w:val="MMCbodytext"/>
        <w:sectPr w:rsidR="00656104" w:rsidSect="0060407C">
          <w:headerReference w:type="default" r:id="rId19"/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46B626F6" w14:textId="6AFD08BF" w:rsidR="003916E8" w:rsidRDefault="0060407C" w:rsidP="0060407C">
      <w:pPr>
        <w:pStyle w:val="Heading1"/>
      </w:pPr>
      <w:bookmarkStart w:id="61" w:name="_Toc203123761"/>
      <w:bookmarkStart w:id="62" w:name="_Toc216777981"/>
      <w:bookmarkStart w:id="63" w:name="_Toc216778144"/>
      <w:bookmarkStart w:id="64" w:name="_Toc216785336"/>
      <w:bookmarkEnd w:id="61"/>
      <w:bookmarkEnd w:id="62"/>
      <w:bookmarkEnd w:id="63"/>
      <w:r>
        <w:lastRenderedPageBreak/>
        <w:t>—</w:t>
      </w:r>
      <w:r w:rsidR="00472485">
        <w:t>Prepared Data</w:t>
      </w:r>
      <w:bookmarkEnd w:id="64"/>
    </w:p>
    <w:p w14:paraId="3A014394" w14:textId="77777777" w:rsidR="0057608E" w:rsidRDefault="0057608E" w:rsidP="0060407C">
      <w:pPr>
        <w:pStyle w:val="Heading2"/>
      </w:pPr>
      <w:bookmarkStart w:id="65" w:name="_Toc216785337"/>
      <w:r>
        <w:t>Geospatial Data</w:t>
      </w:r>
      <w:bookmarkEnd w:id="65"/>
    </w:p>
    <w:p w14:paraId="01E87D15" w14:textId="77777777" w:rsidR="00656104" w:rsidRPr="00D8493D" w:rsidRDefault="00656104" w:rsidP="00656104">
      <w:pPr>
        <w:pStyle w:val="MMCbodytext"/>
      </w:pPr>
      <w:r>
        <w:t>[body text]</w:t>
      </w:r>
    </w:p>
    <w:p w14:paraId="5D8A5516" w14:textId="77777777" w:rsidR="0057608E" w:rsidRDefault="0057608E" w:rsidP="0060407C">
      <w:pPr>
        <w:pStyle w:val="Heading3"/>
      </w:pPr>
      <w:bookmarkStart w:id="66" w:name="_Toc216785338"/>
      <w:r>
        <w:t>Terrain</w:t>
      </w:r>
      <w:bookmarkEnd w:id="66"/>
    </w:p>
    <w:p w14:paraId="116A713E" w14:textId="77777777" w:rsidR="00656104" w:rsidRPr="00D8493D" w:rsidRDefault="00656104" w:rsidP="00656104">
      <w:pPr>
        <w:pStyle w:val="MMCbodytext"/>
      </w:pPr>
      <w:r>
        <w:t>[body text]</w:t>
      </w:r>
    </w:p>
    <w:p w14:paraId="5EAF62E0" w14:textId="00EB04D7" w:rsidR="0057608E" w:rsidRDefault="00EF04DD" w:rsidP="0060407C">
      <w:pPr>
        <w:pStyle w:val="Heading3"/>
      </w:pPr>
      <w:bookmarkStart w:id="67" w:name="_Toc216785339"/>
      <w:r>
        <w:t xml:space="preserve">Elevation Derived </w:t>
      </w:r>
      <w:r w:rsidR="0057608E">
        <w:t>Hydrograp</w:t>
      </w:r>
      <w:r w:rsidR="00DB34DB">
        <w:t>hy</w:t>
      </w:r>
      <w:bookmarkEnd w:id="67"/>
    </w:p>
    <w:p w14:paraId="2CCAD48C" w14:textId="77777777" w:rsidR="00656104" w:rsidRPr="00D8493D" w:rsidRDefault="00656104" w:rsidP="00656104">
      <w:pPr>
        <w:pStyle w:val="MMCbodytext"/>
      </w:pPr>
      <w:r>
        <w:t>[body text]</w:t>
      </w:r>
    </w:p>
    <w:p w14:paraId="1B388B83" w14:textId="4FE7DA8F" w:rsidR="008B0D9E" w:rsidRDefault="008B0D9E" w:rsidP="0060407C">
      <w:pPr>
        <w:pStyle w:val="Heading3"/>
      </w:pPr>
      <w:bookmarkStart w:id="68" w:name="_Toc216785340"/>
      <w:r>
        <w:t>Land Cover</w:t>
      </w:r>
      <w:bookmarkEnd w:id="68"/>
    </w:p>
    <w:p w14:paraId="389704AB" w14:textId="77777777" w:rsidR="00656104" w:rsidRPr="00D8493D" w:rsidRDefault="00656104" w:rsidP="00656104">
      <w:pPr>
        <w:pStyle w:val="MMCbodytext"/>
      </w:pPr>
      <w:r>
        <w:t>[body text]</w:t>
      </w:r>
    </w:p>
    <w:p w14:paraId="1AFCF961" w14:textId="73AA26F3" w:rsidR="008B0D9E" w:rsidRDefault="008B0D9E" w:rsidP="0060407C">
      <w:pPr>
        <w:pStyle w:val="Heading3"/>
      </w:pPr>
      <w:bookmarkStart w:id="69" w:name="_Toc216785341"/>
      <w:r>
        <w:t>Soils</w:t>
      </w:r>
      <w:bookmarkEnd w:id="69"/>
    </w:p>
    <w:p w14:paraId="4973E695" w14:textId="77777777" w:rsidR="00656104" w:rsidRPr="00D8493D" w:rsidRDefault="00656104" w:rsidP="00656104">
      <w:pPr>
        <w:pStyle w:val="MMCbodytext"/>
      </w:pPr>
      <w:r>
        <w:t>[body text]</w:t>
      </w:r>
    </w:p>
    <w:p w14:paraId="1B4C2ECF" w14:textId="585E2552" w:rsidR="008B0D9E" w:rsidRDefault="00486AEB" w:rsidP="0060407C">
      <w:pPr>
        <w:pStyle w:val="Heading3"/>
      </w:pPr>
      <w:bookmarkStart w:id="70" w:name="_Toc216785342"/>
      <w:r>
        <w:t>National Levee Database</w:t>
      </w:r>
      <w:bookmarkEnd w:id="70"/>
    </w:p>
    <w:p w14:paraId="48564656" w14:textId="77777777" w:rsidR="00656104" w:rsidRPr="00D8493D" w:rsidRDefault="00656104" w:rsidP="00656104">
      <w:pPr>
        <w:pStyle w:val="MMCbodytext"/>
      </w:pPr>
      <w:r>
        <w:t>[body text]</w:t>
      </w:r>
    </w:p>
    <w:p w14:paraId="2F247A19" w14:textId="5E99A3D2" w:rsidR="00486AEB" w:rsidRDefault="00486AEB" w:rsidP="0060407C">
      <w:pPr>
        <w:pStyle w:val="Heading3"/>
      </w:pPr>
      <w:bookmarkStart w:id="71" w:name="_Toc216785343"/>
      <w:r>
        <w:t>National Inventory of Dams</w:t>
      </w:r>
      <w:bookmarkEnd w:id="71"/>
    </w:p>
    <w:p w14:paraId="2F177BE6" w14:textId="77777777" w:rsidR="00656104" w:rsidRPr="00D8493D" w:rsidRDefault="00656104" w:rsidP="00656104">
      <w:pPr>
        <w:pStyle w:val="MMCbodytext"/>
      </w:pPr>
      <w:r>
        <w:t>[body text]</w:t>
      </w:r>
    </w:p>
    <w:p w14:paraId="4DBA452B" w14:textId="7166D6A8" w:rsidR="000E7658" w:rsidRDefault="000E7658" w:rsidP="0060407C">
      <w:pPr>
        <w:pStyle w:val="Heading3"/>
      </w:pPr>
      <w:bookmarkStart w:id="72" w:name="_Toc216785344"/>
      <w:r>
        <w:t>National Structure Inventory</w:t>
      </w:r>
      <w:bookmarkEnd w:id="72"/>
    </w:p>
    <w:p w14:paraId="2301CD08" w14:textId="77777777" w:rsidR="00656104" w:rsidRPr="00D8493D" w:rsidRDefault="00656104" w:rsidP="00656104">
      <w:pPr>
        <w:pStyle w:val="MMCbodytext"/>
      </w:pPr>
      <w:r>
        <w:t>[body text]</w:t>
      </w:r>
    </w:p>
    <w:p w14:paraId="1019FA58" w14:textId="619134DC" w:rsidR="004369B2" w:rsidRDefault="004369B2" w:rsidP="0060407C">
      <w:pPr>
        <w:pStyle w:val="Heading3"/>
      </w:pPr>
      <w:bookmarkStart w:id="73" w:name="_Toc216785345"/>
      <w:r>
        <w:t>Bathymetry Data</w:t>
      </w:r>
      <w:bookmarkEnd w:id="73"/>
    </w:p>
    <w:p w14:paraId="103D6B41" w14:textId="77777777" w:rsidR="00656104" w:rsidRPr="00D8493D" w:rsidRDefault="00656104" w:rsidP="00656104">
      <w:pPr>
        <w:pStyle w:val="MMCbodytext"/>
      </w:pPr>
      <w:r>
        <w:t>[body text]</w:t>
      </w:r>
    </w:p>
    <w:p w14:paraId="640F566E" w14:textId="41A1C96E" w:rsidR="004369B2" w:rsidRDefault="004369B2" w:rsidP="0060407C">
      <w:pPr>
        <w:pStyle w:val="Heading3"/>
      </w:pPr>
      <w:bookmarkStart w:id="74" w:name="_Toc216785346"/>
      <w:r>
        <w:t>Stream Gage Network</w:t>
      </w:r>
      <w:bookmarkEnd w:id="74"/>
    </w:p>
    <w:p w14:paraId="5C6AA563" w14:textId="77777777" w:rsidR="00656104" w:rsidRPr="00D8493D" w:rsidRDefault="00656104" w:rsidP="00656104">
      <w:pPr>
        <w:pStyle w:val="MMCbodytext"/>
      </w:pPr>
      <w:r>
        <w:t>[body text]</w:t>
      </w:r>
    </w:p>
    <w:p w14:paraId="25D7208D" w14:textId="7F804232" w:rsidR="003773C3" w:rsidRDefault="003773C3" w:rsidP="0060407C">
      <w:pPr>
        <w:pStyle w:val="Heading3"/>
      </w:pPr>
      <w:bookmarkStart w:id="75" w:name="_Toc216785347"/>
      <w:r>
        <w:t>U</w:t>
      </w:r>
      <w:r w:rsidR="00656104">
        <w:t>.</w:t>
      </w:r>
      <w:r>
        <w:t>S</w:t>
      </w:r>
      <w:r w:rsidR="00656104">
        <w:t>.</w:t>
      </w:r>
      <w:r>
        <w:t xml:space="preserve"> Census </w:t>
      </w:r>
      <w:r w:rsidR="0062237E">
        <w:t xml:space="preserve">Bureau </w:t>
      </w:r>
      <w:r w:rsidR="0062237E" w:rsidRPr="0062237E">
        <w:t>Topologically Integrated Geographic Encoding and Referencing</w:t>
      </w:r>
      <w:r w:rsidR="0062237E">
        <w:t xml:space="preserve"> </w:t>
      </w:r>
      <w:r>
        <w:t>Data</w:t>
      </w:r>
      <w:bookmarkEnd w:id="75"/>
    </w:p>
    <w:p w14:paraId="4C77752F" w14:textId="77777777" w:rsidR="00186817" w:rsidRPr="00D8493D" w:rsidRDefault="00186817" w:rsidP="00186817">
      <w:pPr>
        <w:pStyle w:val="MMCbodytext"/>
      </w:pPr>
      <w:r>
        <w:t>[body text]</w:t>
      </w:r>
    </w:p>
    <w:p w14:paraId="5508CF5B" w14:textId="1E3861C1" w:rsidR="003773C3" w:rsidRPr="004369B2" w:rsidRDefault="003773C3" w:rsidP="0060407C">
      <w:pPr>
        <w:pStyle w:val="Heading3"/>
      </w:pPr>
      <w:bookmarkStart w:id="76" w:name="_Toc216785348"/>
      <w:r>
        <w:lastRenderedPageBreak/>
        <w:t>National Bridge Inventory</w:t>
      </w:r>
      <w:bookmarkEnd w:id="76"/>
    </w:p>
    <w:p w14:paraId="2D5B59F9" w14:textId="77777777" w:rsidR="0062237E" w:rsidRPr="00D8493D" w:rsidRDefault="0062237E" w:rsidP="0062237E">
      <w:pPr>
        <w:pStyle w:val="MMCbodytext"/>
      </w:pPr>
      <w:r>
        <w:t>[body text]</w:t>
      </w:r>
    </w:p>
    <w:p w14:paraId="502E6943" w14:textId="77777777" w:rsidR="0057608E" w:rsidRDefault="0057608E" w:rsidP="0060407C">
      <w:pPr>
        <w:pStyle w:val="Heading2"/>
      </w:pPr>
      <w:bookmarkStart w:id="77" w:name="_Toc216785349"/>
      <w:r>
        <w:t>Observed Data</w:t>
      </w:r>
      <w:bookmarkEnd w:id="77"/>
    </w:p>
    <w:p w14:paraId="36B16790" w14:textId="67871835" w:rsidR="00790026" w:rsidRDefault="002C6B0E" w:rsidP="009C79EA">
      <w:pPr>
        <w:pStyle w:val="MMCbodytext"/>
      </w:pPr>
      <w:r>
        <w:t xml:space="preserve">Describe </w:t>
      </w:r>
      <w:r w:rsidR="00255233">
        <w:t xml:space="preserve">QC and </w:t>
      </w:r>
      <w:r>
        <w:t xml:space="preserve">curation of observed datasets including adjustments for </w:t>
      </w:r>
      <w:r w:rsidR="00D15245">
        <w:t>vertical datums, time zones, adjustments for missing data,</w:t>
      </w:r>
      <w:r w:rsidR="0068777D">
        <w:t xml:space="preserve"> filtering</w:t>
      </w:r>
      <w:r w:rsidR="0062237E">
        <w:t>,</w:t>
      </w:r>
      <w:r w:rsidR="0068777D">
        <w:t xml:space="preserve"> </w:t>
      </w:r>
      <w:r w:rsidR="00D15245">
        <w:t>etc</w:t>
      </w:r>
      <w:r w:rsidR="0062237E">
        <w:t>.</w:t>
      </w:r>
    </w:p>
    <w:p w14:paraId="0EA30CE9" w14:textId="3AE41704" w:rsidR="00D726A4" w:rsidRDefault="00D726A4" w:rsidP="0062237E">
      <w:pPr>
        <w:pStyle w:val="MMCbodytext"/>
      </w:pPr>
      <w:r w:rsidRPr="00CF28E4">
        <w:t>[</w:t>
      </w:r>
      <w:r w:rsidR="0098652B" w:rsidRPr="0098652B">
        <w:t>Annual maxima series (AMS)</w:t>
      </w:r>
      <w:r w:rsidR="0098652B" w:rsidRPr="0098652B" w:rsidDel="0098652B">
        <w:t xml:space="preserve"> </w:t>
      </w:r>
      <w:r w:rsidRPr="00CF28E4">
        <w:t>of basin average precip</w:t>
      </w:r>
      <w:r w:rsidR="0062237E">
        <w:t>itation</w:t>
      </w:r>
      <w:r w:rsidRPr="00CF28E4">
        <w:t xml:space="preserve"> for each subbasin for </w:t>
      </w:r>
      <w:r w:rsidR="0098652B">
        <w:t>period of record (</w:t>
      </w:r>
      <w:r w:rsidRPr="00CF28E4">
        <w:t>POR</w:t>
      </w:r>
      <w:r w:rsidR="0098652B">
        <w:t>)</w:t>
      </w:r>
      <w:r w:rsidRPr="00CF28E4">
        <w:t xml:space="preserve"> (from </w:t>
      </w:r>
      <w:r w:rsidR="0062237E" w:rsidRPr="0062237E">
        <w:t>precipitation</w:t>
      </w:r>
      <w:r w:rsidRPr="00CF28E4">
        <w:t>-only HMS run)</w:t>
      </w:r>
      <w:r w:rsidR="0098652B">
        <w:t>—</w:t>
      </w:r>
      <w:r>
        <w:t>and evaluate for quality checks</w:t>
      </w:r>
      <w:r w:rsidR="0098652B">
        <w:t>.</w:t>
      </w:r>
      <w:r w:rsidRPr="00CF28E4">
        <w:t>]</w:t>
      </w:r>
    </w:p>
    <w:p w14:paraId="2032FE05" w14:textId="3612E7F7" w:rsidR="00D726A4" w:rsidRPr="00CF28E4" w:rsidRDefault="00D726A4" w:rsidP="0062237E">
      <w:pPr>
        <w:pStyle w:val="MMCbodytext"/>
      </w:pPr>
      <w:r>
        <w:t>Comparison of available gridded datasets (e.g.</w:t>
      </w:r>
      <w:r w:rsidR="00D57F2D">
        <w:t>,</w:t>
      </w:r>
      <w:r>
        <w:t xml:space="preserve"> </w:t>
      </w:r>
      <w:r w:rsidR="00D54F08" w:rsidRPr="00D54F08">
        <w:t xml:space="preserve">Analysis </w:t>
      </w:r>
      <w:proofErr w:type="gramStart"/>
      <w:r w:rsidR="00D54F08" w:rsidRPr="00D54F08">
        <w:t>Of</w:t>
      </w:r>
      <w:proofErr w:type="gramEnd"/>
      <w:r w:rsidR="00D54F08" w:rsidRPr="00D54F08">
        <w:t xml:space="preserve"> Record for Calibration </w:t>
      </w:r>
      <w:r w:rsidR="005814E1">
        <w:t>[</w:t>
      </w:r>
      <w:r w:rsidR="00D54F08" w:rsidRPr="00D54F08">
        <w:t>AORC</w:t>
      </w:r>
      <w:r w:rsidR="005814E1">
        <w:t>]</w:t>
      </w:r>
      <w:r w:rsidR="00D54F08" w:rsidRPr="00D54F08" w:rsidDel="00D54F08">
        <w:t xml:space="preserve"> </w:t>
      </w:r>
      <w:r>
        <w:t>v</w:t>
      </w:r>
      <w:r w:rsidR="00D57F2D">
        <w:t>ersu</w:t>
      </w:r>
      <w:r>
        <w:t xml:space="preserve">s. </w:t>
      </w:r>
      <w:r w:rsidR="005814E1" w:rsidRPr="005814E1">
        <w:t xml:space="preserve">Parameter-elevation Regressions on Independent Slopes Model </w:t>
      </w:r>
      <w:r w:rsidR="005814E1">
        <w:t>[</w:t>
      </w:r>
      <w:r w:rsidR="005814E1" w:rsidRPr="005814E1">
        <w:t>PRISM</w:t>
      </w:r>
      <w:r w:rsidR="005814E1">
        <w:t>]</w:t>
      </w:r>
      <w:r>
        <w:t>)</w:t>
      </w:r>
    </w:p>
    <w:p w14:paraId="4E04E20F" w14:textId="0E59CC65" w:rsidR="00E71A19" w:rsidRDefault="00E71A19" w:rsidP="0060407C">
      <w:pPr>
        <w:pStyle w:val="Heading3"/>
      </w:pPr>
      <w:bookmarkStart w:id="78" w:name="_Toc216785350"/>
      <w:r w:rsidRPr="002A2260">
        <w:rPr>
          <w:rFonts w:eastAsiaTheme="minorHAnsi"/>
        </w:rPr>
        <w:t>Observed Stream Gage Hydrographs</w:t>
      </w:r>
      <w:bookmarkEnd w:id="78"/>
    </w:p>
    <w:p w14:paraId="6A037AEB" w14:textId="749D34F0" w:rsidR="0057608E" w:rsidRDefault="0057608E" w:rsidP="0057608E">
      <w:pPr>
        <w:pStyle w:val="MMCbodytext"/>
      </w:pPr>
      <w:r>
        <w:t>Elevation-storage, elevation-discharge, etc.</w:t>
      </w:r>
    </w:p>
    <w:p w14:paraId="6092B5E2" w14:textId="57DD0557" w:rsidR="00636893" w:rsidRDefault="00636893" w:rsidP="0060407C">
      <w:pPr>
        <w:pStyle w:val="Heading3"/>
      </w:pPr>
      <w:bookmarkStart w:id="79" w:name="_Toc216785351"/>
      <w:r>
        <w:t>Stream</w:t>
      </w:r>
      <w:r w:rsidR="005814E1">
        <w:t xml:space="preserve"> Gage </w:t>
      </w:r>
      <w:r>
        <w:t>Measurement Data</w:t>
      </w:r>
      <w:bookmarkEnd w:id="79"/>
    </w:p>
    <w:p w14:paraId="6F0F5CC8" w14:textId="478D2039" w:rsidR="00532A7B" w:rsidRDefault="002C6B0E" w:rsidP="0057608E">
      <w:pPr>
        <w:pStyle w:val="MMCbodytext"/>
      </w:pPr>
      <w:r>
        <w:t>All historic f</w:t>
      </w:r>
      <w:r w:rsidR="00532A7B">
        <w:t xml:space="preserve">ield data </w:t>
      </w:r>
      <w:r w:rsidR="007E4C18">
        <w:t>collected at stream gages</w:t>
      </w:r>
    </w:p>
    <w:p w14:paraId="0B576645" w14:textId="4FFFB2C6" w:rsidR="004F1313" w:rsidRDefault="00532A7B" w:rsidP="0060407C">
      <w:pPr>
        <w:pStyle w:val="Heading3"/>
      </w:pPr>
      <w:bookmarkStart w:id="80" w:name="_Toc216785352"/>
      <w:r>
        <w:t xml:space="preserve">Stream Gage Annual </w:t>
      </w:r>
      <w:r w:rsidR="00BB33BB">
        <w:t>Peak Data</w:t>
      </w:r>
      <w:bookmarkEnd w:id="80"/>
    </w:p>
    <w:p w14:paraId="3CD2FBBF" w14:textId="77777777" w:rsidR="005814E1" w:rsidRPr="00D8493D" w:rsidRDefault="005814E1" w:rsidP="005814E1">
      <w:pPr>
        <w:pStyle w:val="MMCbodytext"/>
      </w:pPr>
      <w:r>
        <w:t>[body text]</w:t>
      </w:r>
    </w:p>
    <w:p w14:paraId="0F91E7AF" w14:textId="12B09D10" w:rsidR="00EB2C4F" w:rsidRDefault="00EB2C4F" w:rsidP="0060407C">
      <w:pPr>
        <w:pStyle w:val="Heading3"/>
      </w:pPr>
      <w:bookmarkStart w:id="81" w:name="_Toc216785353"/>
      <w:r>
        <w:t>Stream Gage Stage Discharge Relationships</w:t>
      </w:r>
      <w:r w:rsidR="00FF3B3A">
        <w:t xml:space="preserve"> (Ratings)</w:t>
      </w:r>
      <w:bookmarkEnd w:id="81"/>
    </w:p>
    <w:p w14:paraId="317360F7" w14:textId="77777777" w:rsidR="005814E1" w:rsidRPr="00D8493D" w:rsidRDefault="005814E1" w:rsidP="005814E1">
      <w:pPr>
        <w:pStyle w:val="MMCbodytext"/>
      </w:pPr>
      <w:r>
        <w:t>[body text]</w:t>
      </w:r>
    </w:p>
    <w:p w14:paraId="645C3A55" w14:textId="7594F057" w:rsidR="00FF3B3A" w:rsidRDefault="00FF3B3A" w:rsidP="0060407C">
      <w:pPr>
        <w:pStyle w:val="Heading3"/>
      </w:pPr>
      <w:bookmarkStart w:id="82" w:name="_Toc216785354"/>
      <w:r>
        <w:t>High Water Mark Data</w:t>
      </w:r>
      <w:bookmarkEnd w:id="82"/>
    </w:p>
    <w:p w14:paraId="2F30A27A" w14:textId="77777777" w:rsidR="005814E1" w:rsidRPr="00D8493D" w:rsidRDefault="005814E1" w:rsidP="005814E1">
      <w:pPr>
        <w:pStyle w:val="MMCbodytext"/>
      </w:pPr>
      <w:r>
        <w:t>[body text]</w:t>
      </w:r>
    </w:p>
    <w:p w14:paraId="25DB859C" w14:textId="7B60A073" w:rsidR="00FF3B3A" w:rsidRDefault="00FF3B3A" w:rsidP="0060407C">
      <w:pPr>
        <w:pStyle w:val="Heading3"/>
      </w:pPr>
      <w:bookmarkStart w:id="83" w:name="_Toc216785355"/>
      <w:r>
        <w:t>Flood Imagery</w:t>
      </w:r>
      <w:bookmarkEnd w:id="83"/>
    </w:p>
    <w:p w14:paraId="531C771D" w14:textId="77777777" w:rsidR="005814E1" w:rsidRPr="00D8493D" w:rsidRDefault="005814E1" w:rsidP="005814E1">
      <w:pPr>
        <w:pStyle w:val="MMCbodytext"/>
      </w:pPr>
      <w:r>
        <w:t>[body text]</w:t>
      </w:r>
    </w:p>
    <w:p w14:paraId="04D3F60B" w14:textId="5E920AC4" w:rsidR="00FF3B3A" w:rsidRDefault="00FF3B3A" w:rsidP="0060407C">
      <w:pPr>
        <w:pStyle w:val="Heading3"/>
      </w:pPr>
      <w:bookmarkStart w:id="84" w:name="_Toc216785356"/>
      <w:r>
        <w:t>Period of Record Gridded Data</w:t>
      </w:r>
      <w:bookmarkEnd w:id="84"/>
    </w:p>
    <w:p w14:paraId="1DD54535" w14:textId="77777777" w:rsidR="005814E1" w:rsidRPr="00D8493D" w:rsidRDefault="005814E1" w:rsidP="005814E1">
      <w:pPr>
        <w:pStyle w:val="MMCbodytext"/>
      </w:pPr>
      <w:r>
        <w:t>[body text]</w:t>
      </w:r>
    </w:p>
    <w:p w14:paraId="38672139" w14:textId="3EBD909B" w:rsidR="00462EEE" w:rsidRDefault="005828F7" w:rsidP="0060407C">
      <w:pPr>
        <w:pStyle w:val="Heading3"/>
      </w:pPr>
      <w:bookmarkStart w:id="85" w:name="_Toc216785357"/>
      <w:r>
        <w:t>Observed Storm Event Gridded Data</w:t>
      </w:r>
      <w:bookmarkEnd w:id="85"/>
    </w:p>
    <w:p w14:paraId="6B007B39" w14:textId="77777777" w:rsidR="005814E1" w:rsidRPr="00D8493D" w:rsidRDefault="005814E1" w:rsidP="005814E1">
      <w:pPr>
        <w:pStyle w:val="MMCbodytext"/>
      </w:pPr>
      <w:r>
        <w:t>[body text]</w:t>
      </w:r>
    </w:p>
    <w:p w14:paraId="7806DA94" w14:textId="1543E4A8" w:rsidR="005828F7" w:rsidRDefault="005828F7" w:rsidP="0060407C">
      <w:pPr>
        <w:pStyle w:val="Heading3"/>
      </w:pPr>
      <w:bookmarkStart w:id="86" w:name="_Toc216785358"/>
      <w:proofErr w:type="gramStart"/>
      <w:r>
        <w:lastRenderedPageBreak/>
        <w:t>Observed Precipitation</w:t>
      </w:r>
      <w:bookmarkEnd w:id="86"/>
      <w:proofErr w:type="gramEnd"/>
    </w:p>
    <w:p w14:paraId="3124C95F" w14:textId="77777777" w:rsidR="005814E1" w:rsidRPr="00D8493D" w:rsidRDefault="005814E1" w:rsidP="005814E1">
      <w:pPr>
        <w:pStyle w:val="MMCbodytext"/>
      </w:pPr>
      <w:r>
        <w:t>[body text]</w:t>
      </w:r>
    </w:p>
    <w:p w14:paraId="0717B622" w14:textId="2943F801" w:rsidR="005828F7" w:rsidRDefault="005828F7" w:rsidP="0060407C">
      <w:pPr>
        <w:pStyle w:val="Heading3"/>
      </w:pPr>
      <w:bookmarkStart w:id="87" w:name="_Toc216785359"/>
      <w:proofErr w:type="gramStart"/>
      <w:r>
        <w:t>Observed Snow</w:t>
      </w:r>
      <w:proofErr w:type="gramEnd"/>
      <w:r>
        <w:t xml:space="preserve"> Water Equivalent</w:t>
      </w:r>
      <w:bookmarkEnd w:id="87"/>
    </w:p>
    <w:p w14:paraId="0DFD9831" w14:textId="77777777" w:rsidR="005814E1" w:rsidRPr="00D8493D" w:rsidRDefault="005814E1" w:rsidP="005814E1">
      <w:pPr>
        <w:pStyle w:val="MMCbodytext"/>
      </w:pPr>
      <w:r>
        <w:t>[body text]</w:t>
      </w:r>
    </w:p>
    <w:p w14:paraId="10167118" w14:textId="0B7AA994" w:rsidR="00C844D7" w:rsidRPr="00C844D7" w:rsidRDefault="00C844D7" w:rsidP="0060407C">
      <w:pPr>
        <w:pStyle w:val="Heading3"/>
      </w:pPr>
      <w:bookmarkStart w:id="88" w:name="_Toc216785360"/>
      <w:r>
        <w:t>Observed Temperature Data</w:t>
      </w:r>
      <w:bookmarkEnd w:id="88"/>
    </w:p>
    <w:p w14:paraId="100E6D82" w14:textId="77777777" w:rsidR="005814E1" w:rsidRPr="00D8493D" w:rsidRDefault="005814E1" w:rsidP="005814E1">
      <w:pPr>
        <w:pStyle w:val="MMCbodytext"/>
      </w:pPr>
      <w:r>
        <w:t>[body text]</w:t>
      </w:r>
    </w:p>
    <w:p w14:paraId="27F76B2B" w14:textId="4618A178" w:rsidR="005E3F77" w:rsidRDefault="005E3F77" w:rsidP="0060407C">
      <w:pPr>
        <w:pStyle w:val="Heading3"/>
      </w:pPr>
      <w:bookmarkStart w:id="89" w:name="_Toc216785361"/>
      <w:r>
        <w:t>Analysis Products</w:t>
      </w:r>
      <w:bookmarkEnd w:id="89"/>
    </w:p>
    <w:p w14:paraId="629AA18B" w14:textId="713CFB66" w:rsidR="005E3F77" w:rsidRDefault="005E3F77" w:rsidP="0057608E">
      <w:pPr>
        <w:pStyle w:val="MMCbodytext"/>
      </w:pPr>
      <w:r>
        <w:t>Analysis</w:t>
      </w:r>
      <w:r w:rsidR="006444F9">
        <w:t xml:space="preserve"> of observed data: such as frequency analysis</w:t>
      </w:r>
      <w:r w:rsidR="0068777D">
        <w:t>, uncertain bounds computation</w:t>
      </w:r>
    </w:p>
    <w:p w14:paraId="570034B3" w14:textId="4CC482DA" w:rsidR="000E2F7E" w:rsidRDefault="000E2F7E" w:rsidP="0060407C">
      <w:pPr>
        <w:pStyle w:val="Heading2"/>
      </w:pPr>
      <w:bookmarkStart w:id="90" w:name="_Toc216785362"/>
      <w:r>
        <w:t>Meteorology</w:t>
      </w:r>
      <w:bookmarkEnd w:id="90"/>
    </w:p>
    <w:p w14:paraId="3D5A589C" w14:textId="77777777" w:rsidR="00500E99" w:rsidRPr="00D8493D" w:rsidRDefault="00500E99" w:rsidP="00500E99">
      <w:pPr>
        <w:pStyle w:val="MMCbodytext"/>
      </w:pPr>
      <w:r>
        <w:t>[body text]</w:t>
      </w:r>
    </w:p>
    <w:p w14:paraId="72CAA204" w14:textId="2014BF6B" w:rsidR="00860F66" w:rsidRDefault="00860F66" w:rsidP="0060407C">
      <w:pPr>
        <w:pStyle w:val="Heading3"/>
      </w:pPr>
      <w:bookmarkStart w:id="91" w:name="_Toc216785363"/>
      <w:r>
        <w:t>Transposition Region</w:t>
      </w:r>
      <w:bookmarkEnd w:id="91"/>
    </w:p>
    <w:p w14:paraId="4304166E" w14:textId="77777777" w:rsidR="00500E99" w:rsidRPr="00D8493D" w:rsidRDefault="00500E99" w:rsidP="00500E99">
      <w:pPr>
        <w:pStyle w:val="MMCbodytext"/>
      </w:pPr>
      <w:r>
        <w:t>[body text]</w:t>
      </w:r>
    </w:p>
    <w:p w14:paraId="0D1078F0" w14:textId="77777777" w:rsidR="00860F66" w:rsidRDefault="00860F66" w:rsidP="0060407C">
      <w:pPr>
        <w:pStyle w:val="Heading3"/>
      </w:pPr>
      <w:bookmarkStart w:id="92" w:name="_Toc216785364"/>
      <w:r>
        <w:t>Storm Catalog</w:t>
      </w:r>
      <w:bookmarkEnd w:id="92"/>
    </w:p>
    <w:p w14:paraId="209C2A0B" w14:textId="77777777" w:rsidR="00500E99" w:rsidRPr="00D8493D" w:rsidRDefault="00500E99" w:rsidP="00500E99">
      <w:pPr>
        <w:pStyle w:val="MMCbodytext"/>
      </w:pPr>
      <w:r>
        <w:t>[body text]</w:t>
      </w:r>
    </w:p>
    <w:p w14:paraId="211C2420" w14:textId="7C3B88D3" w:rsidR="00EA518F" w:rsidRDefault="003A06BF" w:rsidP="0060407C">
      <w:pPr>
        <w:pStyle w:val="Heading3"/>
        <w:rPr>
          <w:ins w:id="93" w:author="Author"/>
        </w:rPr>
      </w:pPr>
      <w:bookmarkStart w:id="94" w:name="_Toc216785365"/>
      <w:ins w:id="95" w:author="Author">
        <w:r>
          <w:t xml:space="preserve">Theortical </w:t>
        </w:r>
        <w:r w:rsidR="00EA518F">
          <w:t>Maximum</w:t>
        </w:r>
        <w:r>
          <w:t xml:space="preserve"> Return Period</w:t>
        </w:r>
      </w:ins>
    </w:p>
    <w:p w14:paraId="45E8BBE9" w14:textId="604A75F7" w:rsidR="003A06BF" w:rsidRPr="003A06BF" w:rsidRDefault="003A06BF" w:rsidP="009149E7">
      <w:pPr>
        <w:rPr>
          <w:ins w:id="96" w:author="Author"/>
        </w:rPr>
        <w:pPrChange w:id="97" w:author="Author">
          <w:pPr>
            <w:pStyle w:val="Heading3"/>
          </w:pPr>
        </w:pPrChange>
      </w:pPr>
      <w:ins w:id="98" w:author="Author">
        <w:r>
          <w:t xml:space="preserve">[Report </w:t>
        </w:r>
        <w:proofErr w:type="spellStart"/>
        <w:r>
          <w:t>Tcap</w:t>
        </w:r>
        <w:proofErr w:type="spellEnd"/>
        <w:r>
          <w:t xml:space="preserve"> </w:t>
        </w:r>
        <w:r w:rsidR="008E7F19">
          <w:t>limitation based on ratio of Transposition Region Area to Study Basin Area</w:t>
        </w:r>
        <w:r w:rsidR="00ED4776">
          <w:t xml:space="preserve"> and the period of record leveraged for storm catalog development]</w:t>
        </w:r>
      </w:ins>
    </w:p>
    <w:p w14:paraId="17E94419" w14:textId="12C16A6A" w:rsidR="00860F66" w:rsidRDefault="00860F66" w:rsidP="0060407C">
      <w:pPr>
        <w:pStyle w:val="Heading3"/>
      </w:pPr>
      <w:r>
        <w:t>Normalization Grid</w:t>
      </w:r>
      <w:bookmarkEnd w:id="94"/>
    </w:p>
    <w:p w14:paraId="1B256332" w14:textId="77777777" w:rsidR="00500E99" w:rsidRPr="00D8493D" w:rsidRDefault="00500E99" w:rsidP="00500E99">
      <w:pPr>
        <w:pStyle w:val="MMCbodytext"/>
      </w:pPr>
      <w:r>
        <w:t>[body text]</w:t>
      </w:r>
    </w:p>
    <w:p w14:paraId="1330D162" w14:textId="77777777" w:rsidR="00414178" w:rsidRPr="00CC7AA8" w:rsidRDefault="00414178" w:rsidP="0060407C">
      <w:pPr>
        <w:pStyle w:val="Heading3"/>
      </w:pPr>
      <w:bookmarkStart w:id="99" w:name="_Toc216785366"/>
      <w:r>
        <w:t>Fishnets</w:t>
      </w:r>
      <w:bookmarkEnd w:id="99"/>
    </w:p>
    <w:p w14:paraId="52DD5BB1" w14:textId="30CB255C" w:rsidR="00414178" w:rsidRPr="009C79EA" w:rsidRDefault="00500E99" w:rsidP="009C79EA">
      <w:pPr>
        <w:pStyle w:val="MMCbodytext"/>
        <w:rPr>
          <w:rFonts w:eastAsiaTheme="majorEastAsia"/>
          <w:highlight w:val="lightGray"/>
        </w:rPr>
      </w:pPr>
      <w:r w:rsidRPr="00500E99">
        <w:t>[body text]</w:t>
      </w:r>
    </w:p>
    <w:p w14:paraId="740C5F6C" w14:textId="1357CDF7" w:rsidR="00F909F3" w:rsidRDefault="00F909F3" w:rsidP="0060407C">
      <w:pPr>
        <w:pStyle w:val="Heading2"/>
      </w:pPr>
      <w:bookmarkStart w:id="100" w:name="_Toc216785367"/>
      <w:r>
        <w:t>Hydrologic Modeling</w:t>
      </w:r>
      <w:bookmarkEnd w:id="100"/>
    </w:p>
    <w:p w14:paraId="4D45CB5E" w14:textId="0C007278" w:rsidR="00F909F3" w:rsidRDefault="00F909F3" w:rsidP="00F909F3">
      <w:r>
        <w:t>[</w:t>
      </w:r>
      <w:r w:rsidR="00E91B72">
        <w:t xml:space="preserve">describe the development </w:t>
      </w:r>
      <w:r w:rsidR="0040378C">
        <w:t xml:space="preserve">and delivery </w:t>
      </w:r>
      <w:r w:rsidR="00E91B72">
        <w:t xml:space="preserve">of the </w:t>
      </w:r>
      <w:r w:rsidR="00E014C6">
        <w:t xml:space="preserve">uncalibrated </w:t>
      </w:r>
      <w:r w:rsidR="00E91B72">
        <w:t>base hydrologic model</w:t>
      </w:r>
      <w:r w:rsidR="00C844AC">
        <w:t>, which is consistent with certain other sections of this repor</w:t>
      </w:r>
      <w:r w:rsidR="0040378C">
        <w:t>t</w:t>
      </w:r>
      <w:r w:rsidR="00C844AC">
        <w:t>]</w:t>
      </w:r>
    </w:p>
    <w:p w14:paraId="689F1EA3" w14:textId="126627AA" w:rsidR="00334E15" w:rsidRDefault="00334E15" w:rsidP="0060407C">
      <w:pPr>
        <w:pStyle w:val="Heading2"/>
      </w:pPr>
      <w:bookmarkStart w:id="101" w:name="_Toc216785368"/>
      <w:r>
        <w:lastRenderedPageBreak/>
        <w:t>Reference Data</w:t>
      </w:r>
      <w:bookmarkEnd w:id="101"/>
    </w:p>
    <w:p w14:paraId="257B27BE" w14:textId="77777777" w:rsidR="008424BB" w:rsidRPr="00D8493D" w:rsidRDefault="008424BB" w:rsidP="008424BB">
      <w:pPr>
        <w:pStyle w:val="MMCbodytext"/>
      </w:pPr>
      <w:r>
        <w:t>[body text]</w:t>
      </w:r>
    </w:p>
    <w:p w14:paraId="13AEDDD7" w14:textId="4E6C65BE" w:rsidR="00334E15" w:rsidRDefault="00334E15" w:rsidP="0060407C">
      <w:pPr>
        <w:pStyle w:val="Heading3"/>
      </w:pPr>
      <w:bookmarkStart w:id="102" w:name="_Toc216785369"/>
      <w:r>
        <w:t xml:space="preserve">Dam Structure and </w:t>
      </w:r>
      <w:r w:rsidR="00FA40C6">
        <w:t>Operation Information</w:t>
      </w:r>
      <w:bookmarkEnd w:id="102"/>
    </w:p>
    <w:p w14:paraId="7DEA55E9" w14:textId="77777777" w:rsidR="008424BB" w:rsidRPr="00D8493D" w:rsidRDefault="008424BB" w:rsidP="008424BB">
      <w:pPr>
        <w:pStyle w:val="MMCbodytext"/>
      </w:pPr>
      <w:r>
        <w:t>[body text]</w:t>
      </w:r>
    </w:p>
    <w:p w14:paraId="0F5C8EB8" w14:textId="793A6BF8" w:rsidR="00FA40C6" w:rsidRDefault="00FA40C6" w:rsidP="0060407C">
      <w:pPr>
        <w:pStyle w:val="Heading3"/>
      </w:pPr>
      <w:bookmarkStart w:id="103" w:name="_Toc216785370"/>
      <w:r>
        <w:t>Vertical Datum Conversions</w:t>
      </w:r>
      <w:bookmarkEnd w:id="103"/>
    </w:p>
    <w:p w14:paraId="153C1C2D" w14:textId="77777777" w:rsidR="008424BB" w:rsidRPr="00D8493D" w:rsidRDefault="008424BB" w:rsidP="008424BB">
      <w:pPr>
        <w:pStyle w:val="MMCbodytext"/>
      </w:pPr>
      <w:r>
        <w:t>[body text]</w:t>
      </w:r>
    </w:p>
    <w:p w14:paraId="1A337C6B" w14:textId="0AEDD97D" w:rsidR="00FA40C6" w:rsidRDefault="008424BB" w:rsidP="0060407C">
      <w:pPr>
        <w:pStyle w:val="Heading2"/>
      </w:pPr>
      <w:bookmarkStart w:id="104" w:name="_Toc216785371"/>
      <w:r>
        <w:t xml:space="preserve">Federal Emergency Management Agency </w:t>
      </w:r>
      <w:r w:rsidR="00FA40C6">
        <w:t>Datasets</w:t>
      </w:r>
      <w:bookmarkEnd w:id="104"/>
    </w:p>
    <w:p w14:paraId="53116BD8" w14:textId="77777777" w:rsidR="008424BB" w:rsidRPr="00D8493D" w:rsidRDefault="008424BB" w:rsidP="008424BB">
      <w:pPr>
        <w:pStyle w:val="MMCbodytext"/>
      </w:pPr>
      <w:r>
        <w:t>[body text]</w:t>
      </w:r>
    </w:p>
    <w:p w14:paraId="4F843C72" w14:textId="20EB27C2" w:rsidR="00FA40C6" w:rsidRDefault="00FA40C6" w:rsidP="0060407C">
      <w:pPr>
        <w:pStyle w:val="Heading3"/>
      </w:pPr>
      <w:bookmarkStart w:id="105" w:name="_Toc216785372"/>
      <w:r>
        <w:t>F</w:t>
      </w:r>
      <w:r w:rsidR="008424BB">
        <w:t xml:space="preserve">lood </w:t>
      </w:r>
      <w:r>
        <w:t>I</w:t>
      </w:r>
      <w:r w:rsidR="008424BB">
        <w:t xml:space="preserve">nsurance </w:t>
      </w:r>
      <w:r>
        <w:t>S</w:t>
      </w:r>
      <w:r w:rsidR="008424BB">
        <w:t>tudy</w:t>
      </w:r>
      <w:r>
        <w:t xml:space="preserve"> </w:t>
      </w:r>
      <w:r w:rsidR="0044030E">
        <w:t xml:space="preserve">Effective </w:t>
      </w:r>
      <w:r>
        <w:t>Reports</w:t>
      </w:r>
      <w:bookmarkEnd w:id="105"/>
    </w:p>
    <w:p w14:paraId="1BD53965" w14:textId="77777777" w:rsidR="008424BB" w:rsidRPr="00D8493D" w:rsidRDefault="008424BB" w:rsidP="008424BB">
      <w:pPr>
        <w:pStyle w:val="MMCbodytext"/>
      </w:pPr>
      <w:r>
        <w:t>[body text]</w:t>
      </w:r>
    </w:p>
    <w:p w14:paraId="4FDADAC0" w14:textId="7AE326DE" w:rsidR="00FA40C6" w:rsidRDefault="008424BB" w:rsidP="0060407C">
      <w:pPr>
        <w:pStyle w:val="Heading3"/>
      </w:pPr>
      <w:bookmarkStart w:id="106" w:name="_Toc216785373"/>
      <w:r>
        <w:t xml:space="preserve">Flood Insurance Study </w:t>
      </w:r>
      <w:r w:rsidR="0044030E">
        <w:t>Effective Models</w:t>
      </w:r>
      <w:bookmarkEnd w:id="106"/>
    </w:p>
    <w:p w14:paraId="5BE01BE5" w14:textId="77777777" w:rsidR="008424BB" w:rsidRPr="00D8493D" w:rsidRDefault="008424BB" w:rsidP="008424BB">
      <w:pPr>
        <w:pStyle w:val="MMCbodytext"/>
      </w:pPr>
      <w:r>
        <w:t>[body text]</w:t>
      </w:r>
    </w:p>
    <w:p w14:paraId="2BA0CCFD" w14:textId="75D9DDB8" w:rsidR="0044030E" w:rsidRDefault="008424BB" w:rsidP="0060407C">
      <w:pPr>
        <w:pStyle w:val="Heading3"/>
      </w:pPr>
      <w:bookmarkStart w:id="107" w:name="_Toc216785374"/>
      <w:r>
        <w:t xml:space="preserve">Flood Insurance Study </w:t>
      </w:r>
      <w:r w:rsidR="0044030E">
        <w:t>Effective Layers</w:t>
      </w:r>
      <w:bookmarkEnd w:id="107"/>
    </w:p>
    <w:p w14:paraId="08B2CCC4" w14:textId="77777777" w:rsidR="008424BB" w:rsidRPr="00D8493D" w:rsidRDefault="008424BB" w:rsidP="008424BB">
      <w:pPr>
        <w:pStyle w:val="MMCbodytext"/>
      </w:pPr>
      <w:r>
        <w:t>[body text]</w:t>
      </w:r>
    </w:p>
    <w:p w14:paraId="40B35444" w14:textId="428988D9" w:rsidR="0044030E" w:rsidRDefault="008424BB" w:rsidP="0060407C">
      <w:pPr>
        <w:pStyle w:val="Heading3"/>
      </w:pPr>
      <w:bookmarkStart w:id="108" w:name="_Toc216785375"/>
      <w:r>
        <w:t xml:space="preserve">Federal Emergency Management Agency </w:t>
      </w:r>
      <w:r w:rsidR="00D04095" w:rsidRPr="00D04095">
        <w:t>Base Level Engineering</w:t>
      </w:r>
      <w:r w:rsidR="00D04095" w:rsidRPr="00D04095" w:rsidDel="00D04095">
        <w:t xml:space="preserve"> </w:t>
      </w:r>
      <w:r w:rsidR="0044030E">
        <w:t>Reports</w:t>
      </w:r>
      <w:bookmarkEnd w:id="108"/>
    </w:p>
    <w:p w14:paraId="1321F2CD" w14:textId="77777777" w:rsidR="008424BB" w:rsidRPr="00D8493D" w:rsidRDefault="008424BB" w:rsidP="008424BB">
      <w:pPr>
        <w:pStyle w:val="MMCbodytext"/>
      </w:pPr>
      <w:r>
        <w:t>[body text]</w:t>
      </w:r>
    </w:p>
    <w:p w14:paraId="667567F4" w14:textId="0E055FF3" w:rsidR="0044030E" w:rsidRDefault="008424BB" w:rsidP="0060407C">
      <w:pPr>
        <w:pStyle w:val="Heading3"/>
      </w:pPr>
      <w:bookmarkStart w:id="109" w:name="_Toc216785376"/>
      <w:r>
        <w:t xml:space="preserve">Federal Emergency Management Agency </w:t>
      </w:r>
      <w:r w:rsidR="00D04095">
        <w:t xml:space="preserve">Base Level Engineering </w:t>
      </w:r>
      <w:r w:rsidR="0044030E">
        <w:t>Models</w:t>
      </w:r>
      <w:bookmarkEnd w:id="109"/>
    </w:p>
    <w:p w14:paraId="69CF57F7" w14:textId="77777777" w:rsidR="008424BB" w:rsidRPr="00D8493D" w:rsidRDefault="008424BB" w:rsidP="008424BB">
      <w:pPr>
        <w:pStyle w:val="MMCbodytext"/>
      </w:pPr>
      <w:r>
        <w:t>[body text]</w:t>
      </w:r>
    </w:p>
    <w:p w14:paraId="48468B8A" w14:textId="2B7CB9C9" w:rsidR="0044030E" w:rsidRPr="00FA40C6" w:rsidRDefault="008424BB" w:rsidP="0060407C">
      <w:pPr>
        <w:pStyle w:val="Heading3"/>
      </w:pPr>
      <w:bookmarkStart w:id="110" w:name="_Toc216785377"/>
      <w:r>
        <w:t xml:space="preserve">Federal Emergency Management Agency </w:t>
      </w:r>
      <w:r w:rsidR="00D04095">
        <w:t xml:space="preserve">Base Level Engineering </w:t>
      </w:r>
      <w:r w:rsidR="0044030E">
        <w:t>Data</w:t>
      </w:r>
      <w:bookmarkEnd w:id="110"/>
    </w:p>
    <w:p w14:paraId="45916AB2" w14:textId="77777777" w:rsidR="008424BB" w:rsidRPr="00D8493D" w:rsidRDefault="008424BB" w:rsidP="00D04095">
      <w:pPr>
        <w:pStyle w:val="MMCbodytext"/>
      </w:pPr>
      <w:r>
        <w:t>[body text]</w:t>
      </w:r>
    </w:p>
    <w:p w14:paraId="538B5D4C" w14:textId="1995D01C" w:rsidR="003916E8" w:rsidRDefault="00D10554" w:rsidP="0060407C">
      <w:pPr>
        <w:pStyle w:val="Heading2"/>
      </w:pPr>
      <w:bookmarkStart w:id="111" w:name="_Toc216785378"/>
      <w:r>
        <w:t>National Levee Database</w:t>
      </w:r>
      <w:r w:rsidR="00D04095">
        <w:t>—</w:t>
      </w:r>
      <w:r>
        <w:t>Data Refinement</w:t>
      </w:r>
      <w:bookmarkEnd w:id="111"/>
    </w:p>
    <w:p w14:paraId="435F9538" w14:textId="241DDD4E" w:rsidR="00D6312E" w:rsidRPr="00D6312E" w:rsidRDefault="00D6312E" w:rsidP="009C79EA">
      <w:pPr>
        <w:pStyle w:val="MMCbodytext"/>
      </w:pPr>
      <w:r>
        <w:t xml:space="preserve">Describe completed process to </w:t>
      </w:r>
      <w:r w:rsidR="00E104D6">
        <w:t xml:space="preserve">improve and refine </w:t>
      </w:r>
      <w:r w:rsidR="0043303D" w:rsidRPr="0043303D">
        <w:t xml:space="preserve">National Levee Database </w:t>
      </w:r>
      <w:r w:rsidR="0043303D">
        <w:t>(</w:t>
      </w:r>
      <w:r w:rsidR="00E104D6">
        <w:t>NLD</w:t>
      </w:r>
      <w:r w:rsidR="0043303D">
        <w:t>)</w:t>
      </w:r>
      <w:r w:rsidR="00E104D6">
        <w:t xml:space="preserve"> data.</w:t>
      </w:r>
    </w:p>
    <w:p w14:paraId="4D790900" w14:textId="3C780492" w:rsidR="00D6312E" w:rsidRDefault="00D6312E" w:rsidP="0060407C">
      <w:pPr>
        <w:pStyle w:val="Heading2"/>
      </w:pPr>
      <w:bookmarkStart w:id="112" w:name="_Toc216785379"/>
      <w:r>
        <w:t>National Inventory of Dams</w:t>
      </w:r>
      <w:r w:rsidR="00D04095">
        <w:t>—</w:t>
      </w:r>
      <w:r>
        <w:t>Data Refinement</w:t>
      </w:r>
      <w:bookmarkEnd w:id="112"/>
    </w:p>
    <w:p w14:paraId="26354294" w14:textId="68CA62F7" w:rsidR="00E104D6" w:rsidRPr="00D6312E" w:rsidRDefault="00E104D6" w:rsidP="009C79EA">
      <w:pPr>
        <w:pStyle w:val="MMCbodytext"/>
      </w:pPr>
      <w:r>
        <w:t xml:space="preserve">Describe completed process to improve and refine </w:t>
      </w:r>
      <w:r w:rsidR="0043303D" w:rsidRPr="0043303D">
        <w:t xml:space="preserve">National Inventory of Dams </w:t>
      </w:r>
      <w:r w:rsidR="0043303D">
        <w:t>(</w:t>
      </w:r>
      <w:r>
        <w:t>NID</w:t>
      </w:r>
      <w:r w:rsidR="0043303D">
        <w:t>)</w:t>
      </w:r>
      <w:r>
        <w:t xml:space="preserve"> data.</w:t>
      </w:r>
    </w:p>
    <w:p w14:paraId="65528AF0" w14:textId="26BE776A" w:rsidR="00D6312E" w:rsidRDefault="00221C3B" w:rsidP="0060407C">
      <w:pPr>
        <w:pStyle w:val="Heading2"/>
      </w:pPr>
      <w:bookmarkStart w:id="113" w:name="_Toc216785380"/>
      <w:r>
        <w:lastRenderedPageBreak/>
        <w:t>Existing Risk Assessments</w:t>
      </w:r>
      <w:bookmarkEnd w:id="113"/>
    </w:p>
    <w:p w14:paraId="441EA589" w14:textId="576B133A" w:rsidR="00D04095" w:rsidRDefault="00221C3B" w:rsidP="009C79EA">
      <w:pPr>
        <w:pStyle w:val="MMCbodytext"/>
        <w:sectPr w:rsidR="00D04095" w:rsidSect="0060407C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  <w:r>
        <w:t xml:space="preserve">Describe </w:t>
      </w:r>
      <w:r w:rsidR="004A1335">
        <w:t xml:space="preserve">risk assessment </w:t>
      </w:r>
      <w:r>
        <w:t xml:space="preserve">reports that have been collected to </w:t>
      </w:r>
      <w:r w:rsidR="004A1335">
        <w:t>support development of system response curves (breach probability at dams and levees)</w:t>
      </w:r>
      <w:r w:rsidR="00C01CDF">
        <w:t>.</w:t>
      </w:r>
    </w:p>
    <w:p w14:paraId="788C6BBB" w14:textId="7917E351" w:rsidR="00E4037D" w:rsidRDefault="0060407C" w:rsidP="0060407C">
      <w:pPr>
        <w:pStyle w:val="Heading1"/>
      </w:pPr>
      <w:bookmarkStart w:id="114" w:name="_Toc203123807"/>
      <w:bookmarkStart w:id="115" w:name="_Toc216778027"/>
      <w:bookmarkStart w:id="116" w:name="_Toc216778190"/>
      <w:bookmarkStart w:id="117" w:name="_Toc196919832"/>
      <w:bookmarkStart w:id="118" w:name="_Toc216785381"/>
      <w:bookmarkEnd w:id="114"/>
      <w:bookmarkEnd w:id="115"/>
      <w:bookmarkEnd w:id="116"/>
      <w:r>
        <w:lastRenderedPageBreak/>
        <w:t>—</w:t>
      </w:r>
      <w:r w:rsidR="00E4037D">
        <w:t>Quality Control Reviews</w:t>
      </w:r>
      <w:bookmarkEnd w:id="117"/>
      <w:bookmarkEnd w:id="118"/>
    </w:p>
    <w:p w14:paraId="3E0DEA28" w14:textId="77777777" w:rsidR="00E4037D" w:rsidRDefault="00E4037D" w:rsidP="0060407C">
      <w:pPr>
        <w:pStyle w:val="Heading2"/>
      </w:pPr>
      <w:bookmarkStart w:id="119" w:name="_Toc196919833"/>
      <w:bookmarkStart w:id="120" w:name="_Toc216785382"/>
      <w:r>
        <w:t>Technical Reviews</w:t>
      </w:r>
      <w:bookmarkEnd w:id="119"/>
      <w:bookmarkEnd w:id="120"/>
    </w:p>
    <w:p w14:paraId="32C89072" w14:textId="77777777" w:rsidR="006973DB" w:rsidRPr="00D8493D" w:rsidRDefault="006973DB" w:rsidP="006973DB">
      <w:pPr>
        <w:pStyle w:val="MMCbodytext"/>
      </w:pPr>
      <w:bookmarkStart w:id="121" w:name="_Toc196919834"/>
      <w:r>
        <w:t>[body text]</w:t>
      </w:r>
    </w:p>
    <w:p w14:paraId="36DCD8DF" w14:textId="77777777" w:rsidR="00E4037D" w:rsidRDefault="00E4037D" w:rsidP="0060407C">
      <w:pPr>
        <w:pStyle w:val="Heading2"/>
      </w:pPr>
      <w:bookmarkStart w:id="122" w:name="_Toc216785383"/>
      <w:r>
        <w:t>Quality Control</w:t>
      </w:r>
      <w:bookmarkEnd w:id="121"/>
      <w:bookmarkEnd w:id="122"/>
    </w:p>
    <w:p w14:paraId="5178C2C5" w14:textId="1F347D5F" w:rsidR="00E4037D" w:rsidRDefault="006973DB" w:rsidP="009C79EA">
      <w:pPr>
        <w:pStyle w:val="MMCbodytext"/>
      </w:pPr>
      <w:r>
        <w:t>[body text]</w:t>
      </w:r>
      <w:r w:rsidR="00E4037D">
        <w:br w:type="page"/>
      </w:r>
    </w:p>
    <w:p w14:paraId="68900049" w14:textId="77777777" w:rsidR="00B92B70" w:rsidRDefault="00B92B70" w:rsidP="00E4037D">
      <w:pPr>
        <w:spacing w:line="259" w:lineRule="auto"/>
      </w:pPr>
    </w:p>
    <w:p w14:paraId="20D4DEA7" w14:textId="24E7B824" w:rsidR="00E4037D" w:rsidRDefault="00B92B70" w:rsidP="009C79EA">
      <w:pPr>
        <w:pStyle w:val="MMCIntentionallyBlank"/>
      </w:pPr>
      <w:r>
        <w:t>This page is intentionally blank.</w:t>
      </w:r>
    </w:p>
    <w:p w14:paraId="216E7367" w14:textId="77777777" w:rsidR="00E4037D" w:rsidRDefault="00E4037D" w:rsidP="009C79EA">
      <w:pPr>
        <w:pStyle w:val="MMCIntentionallyBlank"/>
        <w:sectPr w:rsidR="00E4037D" w:rsidSect="0060407C">
          <w:pgSz w:w="12240" w:h="15840"/>
          <w:pgMar w:top="1440" w:right="1440" w:bottom="1440" w:left="1440" w:header="360" w:footer="720" w:gutter="0"/>
          <w:cols w:space="720"/>
          <w:docGrid w:linePitch="360"/>
        </w:sectPr>
      </w:pPr>
    </w:p>
    <w:p w14:paraId="254DFBE1" w14:textId="77777777" w:rsidR="00E4037D" w:rsidRDefault="00E4037D" w:rsidP="0060407C">
      <w:pPr>
        <w:pStyle w:val="Heading1"/>
        <w:numPr>
          <w:ilvl w:val="0"/>
          <w:numId w:val="0"/>
        </w:numPr>
        <w:ind w:left="864"/>
      </w:pPr>
      <w:bookmarkStart w:id="123" w:name="_Toc196919835"/>
      <w:bookmarkStart w:id="124" w:name="_Toc216785384"/>
      <w:r>
        <w:lastRenderedPageBreak/>
        <w:t>List of Acronyms and Abbreviations</w:t>
      </w:r>
      <w:bookmarkEnd w:id="123"/>
      <w:bookmarkEnd w:id="124"/>
    </w:p>
    <w:p w14:paraId="3BC4A8D3" w14:textId="7C9F9D94" w:rsidR="00E4037D" w:rsidRPr="009C79EA" w:rsidRDefault="00BC753D" w:rsidP="009C79EA">
      <w:pPr>
        <w:pStyle w:val="MMCacronymdefinition"/>
      </w:pPr>
      <w:r w:rsidRPr="00BC753D">
        <w:rPr>
          <w:rStyle w:val="MMCacronymterm"/>
        </w:rPr>
        <w:t>AMS</w:t>
      </w:r>
      <w:r w:rsidRPr="009C79EA">
        <w:tab/>
      </w:r>
      <w:r w:rsidRPr="00DC26CF">
        <w:t>Annual maxima series</w:t>
      </w:r>
    </w:p>
    <w:p w14:paraId="48201D56" w14:textId="748B5D97" w:rsidR="00A56834" w:rsidRDefault="00943102" w:rsidP="00943102">
      <w:pPr>
        <w:pStyle w:val="MMCacronymdefinition"/>
      </w:pPr>
      <w:r w:rsidRPr="009C79EA">
        <w:rPr>
          <w:rStyle w:val="MMCacronymterm"/>
        </w:rPr>
        <w:t>BE-PWP</w:t>
      </w:r>
      <w:r w:rsidRPr="00943102">
        <w:tab/>
        <w:t>basin execution project work plan</w:t>
      </w:r>
    </w:p>
    <w:p w14:paraId="70240D1A" w14:textId="1547F3CB" w:rsidR="00A56834" w:rsidRPr="00A56834" w:rsidRDefault="00A56834" w:rsidP="009C79EA">
      <w:pPr>
        <w:pStyle w:val="MMCacronymdefinition"/>
      </w:pPr>
      <w:r w:rsidRPr="009C79EA">
        <w:rPr>
          <w:rStyle w:val="MMCacronymterm"/>
        </w:rPr>
        <w:t>BLE</w:t>
      </w:r>
      <w:r w:rsidRPr="00A56834">
        <w:tab/>
        <w:t>Base Level Engineering</w:t>
      </w:r>
    </w:p>
    <w:p w14:paraId="081C229B" w14:textId="455A5217" w:rsidR="00BC0347" w:rsidRDefault="0036635A" w:rsidP="00A56834">
      <w:pPr>
        <w:pStyle w:val="MMCacronymdefinition"/>
        <w:rPr>
          <w:rFonts w:eastAsia="Calibri"/>
        </w:rPr>
      </w:pPr>
      <w:r w:rsidRPr="009C79EA">
        <w:rPr>
          <w:rStyle w:val="MMCacronymterm"/>
        </w:rPr>
        <w:t>FFRD</w:t>
      </w:r>
      <w:r w:rsidRPr="0036635A">
        <w:tab/>
      </w:r>
      <w:r w:rsidRPr="0036635A">
        <w:rPr>
          <w:rFonts w:eastAsia="Calibri"/>
        </w:rPr>
        <w:t>Future of Flood Risk Data</w:t>
      </w:r>
    </w:p>
    <w:p w14:paraId="0302296C" w14:textId="6FE5ADCE" w:rsidR="0043303D" w:rsidRPr="009C79EA" w:rsidRDefault="0043303D" w:rsidP="00A56834">
      <w:pPr>
        <w:pStyle w:val="MMCacronymdefinition"/>
      </w:pPr>
      <w:r>
        <w:rPr>
          <w:rStyle w:val="MMCacronymterm"/>
        </w:rPr>
        <w:t>NID</w:t>
      </w:r>
      <w:r w:rsidRPr="009C79EA">
        <w:tab/>
      </w:r>
      <w:r w:rsidRPr="009C79EA">
        <w:tab/>
        <w:t>National Inventory of Dams</w:t>
      </w:r>
    </w:p>
    <w:p w14:paraId="49A18E02" w14:textId="63EFA7CD" w:rsidR="0043303D" w:rsidRPr="009C79EA" w:rsidRDefault="0043303D" w:rsidP="00A56834">
      <w:pPr>
        <w:pStyle w:val="MMCacronymdefinition"/>
      </w:pPr>
      <w:r>
        <w:rPr>
          <w:rStyle w:val="MMCacronymterm"/>
        </w:rPr>
        <w:t>NLD</w:t>
      </w:r>
      <w:r w:rsidRPr="009C79EA">
        <w:tab/>
        <w:t>National Levee Database</w:t>
      </w:r>
    </w:p>
    <w:p w14:paraId="23A2BCC1" w14:textId="613CC14D" w:rsidR="00660ABE" w:rsidRDefault="00660ABE" w:rsidP="00A56834">
      <w:pPr>
        <w:pStyle w:val="MMCacronymdefinition"/>
      </w:pPr>
      <w:r>
        <w:rPr>
          <w:rStyle w:val="MMCacronymterm"/>
        </w:rPr>
        <w:t>POR</w:t>
      </w:r>
      <w:r>
        <w:rPr>
          <w:rStyle w:val="MMCacronymterm"/>
        </w:rPr>
        <w:tab/>
      </w:r>
      <w:r>
        <w:t>period of record</w:t>
      </w:r>
    </w:p>
    <w:p w14:paraId="065D8967" w14:textId="22FD7FA7" w:rsidR="00660ABE" w:rsidRPr="009C79EA" w:rsidRDefault="00660ABE" w:rsidP="00A56834">
      <w:pPr>
        <w:pStyle w:val="MMCacronymdefinition"/>
      </w:pPr>
      <w:r w:rsidRPr="00660ABE">
        <w:rPr>
          <w:rStyle w:val="MMCacronymterm"/>
        </w:rPr>
        <w:t>QA</w:t>
      </w:r>
      <w:r>
        <w:rPr>
          <w:rStyle w:val="MMCacronymterm"/>
        </w:rPr>
        <w:tab/>
      </w:r>
      <w:r w:rsidRPr="009C79EA">
        <w:tab/>
      </w:r>
      <w:r w:rsidRPr="00660ABE">
        <w:rPr>
          <w:rFonts w:eastAsia="Calibri"/>
        </w:rPr>
        <w:t>quality assurance</w:t>
      </w:r>
    </w:p>
    <w:p w14:paraId="436210C0" w14:textId="1D6995A0" w:rsidR="00660ABE" w:rsidRDefault="00660ABE" w:rsidP="00A56834">
      <w:pPr>
        <w:pStyle w:val="MMCacronymdefinition"/>
        <w:rPr>
          <w:rFonts w:eastAsia="Calibri"/>
        </w:rPr>
      </w:pPr>
      <w:r w:rsidRPr="00660ABE">
        <w:rPr>
          <w:rStyle w:val="MMCacronymterm"/>
        </w:rPr>
        <w:t>QC</w:t>
      </w:r>
      <w:r>
        <w:rPr>
          <w:rStyle w:val="MMCacronymterm"/>
        </w:rPr>
        <w:tab/>
      </w:r>
      <w:r w:rsidRPr="009C79EA">
        <w:tab/>
      </w:r>
      <w:r w:rsidRPr="00660ABE">
        <w:rPr>
          <w:rFonts w:eastAsia="Calibri"/>
        </w:rPr>
        <w:t>quality control</w:t>
      </w:r>
    </w:p>
    <w:p w14:paraId="0C36313D" w14:textId="08018267" w:rsidR="00186817" w:rsidRDefault="00186817" w:rsidP="00A56834">
      <w:pPr>
        <w:pStyle w:val="MMCacronymdefinition"/>
        <w:rPr>
          <w:rFonts w:eastAsia="Calibri"/>
        </w:rPr>
      </w:pPr>
      <w:r w:rsidRPr="00186817">
        <w:rPr>
          <w:rStyle w:val="MMCacronymterm"/>
        </w:rPr>
        <w:t>SOP</w:t>
      </w:r>
      <w:r w:rsidRPr="009C79EA">
        <w:tab/>
      </w:r>
      <w:r w:rsidRPr="00186817">
        <w:rPr>
          <w:rFonts w:eastAsia="Calibri"/>
        </w:rPr>
        <w:t>standard operating procedure</w:t>
      </w:r>
    </w:p>
    <w:p w14:paraId="749CDF6B" w14:textId="12985B9E" w:rsidR="00186817" w:rsidRDefault="00186817" w:rsidP="00A56834">
      <w:pPr>
        <w:pStyle w:val="MMCacronymdefinition"/>
        <w:rPr>
          <w:rStyle w:val="MMCacronymterm"/>
        </w:rPr>
      </w:pPr>
      <w:r>
        <w:rPr>
          <w:rStyle w:val="MMCacronymterm"/>
        </w:rPr>
        <w:t>TIGER</w:t>
      </w:r>
      <w:r>
        <w:rPr>
          <w:rStyle w:val="MMCacronymterm"/>
        </w:rPr>
        <w:tab/>
      </w:r>
      <w:r w:rsidRPr="0062237E">
        <w:t>Topologically Integrated Geographic Encoding and Referencing</w:t>
      </w:r>
    </w:p>
    <w:p w14:paraId="0096D943" w14:textId="04C78097" w:rsidR="00186817" w:rsidRPr="009C79EA" w:rsidRDefault="00186817" w:rsidP="009C79EA">
      <w:pPr>
        <w:pStyle w:val="MMCacronymdefinition"/>
      </w:pPr>
      <w:r>
        <w:rPr>
          <w:rStyle w:val="MMCacronymterm"/>
        </w:rPr>
        <w:t>TOG</w:t>
      </w:r>
      <w:r>
        <w:rPr>
          <w:rStyle w:val="MMCacronymterm"/>
        </w:rPr>
        <w:tab/>
      </w:r>
      <w:r>
        <w:rPr>
          <w:rFonts w:eastAsia="Calibri"/>
        </w:rPr>
        <w:t>Technical Oversight Group</w:t>
      </w:r>
    </w:p>
    <w:sectPr w:rsidR="00186817" w:rsidRPr="009C79EA" w:rsidSect="0060407C">
      <w:pgSz w:w="12240" w:h="15840" w:code="1"/>
      <w:pgMar w:top="1440" w:right="1440" w:bottom="1440" w:left="1440" w:header="36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FDA79" w14:textId="77777777" w:rsidR="00BE5518" w:rsidRDefault="00BE5518" w:rsidP="002235E5">
      <w:pPr>
        <w:spacing w:after="0"/>
      </w:pPr>
      <w:r>
        <w:separator/>
      </w:r>
    </w:p>
  </w:endnote>
  <w:endnote w:type="continuationSeparator" w:id="0">
    <w:p w14:paraId="2DADAB15" w14:textId="77777777" w:rsidR="00BE5518" w:rsidRDefault="00BE5518" w:rsidP="002235E5">
      <w:pPr>
        <w:spacing w:after="0"/>
      </w:pPr>
      <w:r>
        <w:continuationSeparator/>
      </w:r>
    </w:p>
  </w:endnote>
  <w:endnote w:type="continuationNotice" w:id="1">
    <w:p w14:paraId="763257FE" w14:textId="77777777" w:rsidR="00BE5518" w:rsidRDefault="00BE5518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2028754719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60BA5968" w14:textId="77777777" w:rsidR="00C932AA" w:rsidRPr="003F52C1" w:rsidRDefault="00C932AA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1792859362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1B2B6B99" w14:textId="77777777" w:rsidR="00C932AA" w:rsidRPr="00E34BAF" w:rsidRDefault="00C932AA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3D066" w14:textId="77777777" w:rsidR="00C932AA" w:rsidRPr="007A56D1" w:rsidRDefault="00C932AA">
    <w:pPr>
      <w:pStyle w:val="Footer"/>
      <w:rPr>
        <w:color w:val="00B050"/>
        <w:sz w:val="36"/>
        <w:szCs w:val="36"/>
      </w:rPr>
    </w:pPr>
    <w:r w:rsidRPr="007A56D1">
      <w:rPr>
        <w:color w:val="00B050"/>
        <w:sz w:val="36"/>
        <w:szCs w:val="36"/>
      </w:rPr>
      <w:t>Month YYYY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359892466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628ADFA3" w14:textId="77777777" w:rsidR="003F52C1" w:rsidRPr="003F52C1" w:rsidRDefault="003F52C1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3F52C1">
          <w:rPr>
            <w:b w:val="0"/>
            <w:bCs/>
            <w:color w:val="auto"/>
            <w:sz w:val="20"/>
            <w:szCs w:val="20"/>
          </w:rPr>
          <w:fldChar w:fldCharType="begin"/>
        </w:r>
        <w:r w:rsidRPr="003F52C1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3F52C1">
          <w:rPr>
            <w:b w:val="0"/>
            <w:bCs/>
            <w:color w:val="auto"/>
            <w:sz w:val="20"/>
            <w:szCs w:val="20"/>
          </w:rPr>
          <w:fldChar w:fldCharType="separate"/>
        </w:r>
        <w:r w:rsidRPr="003F52C1">
          <w:rPr>
            <w:b w:val="0"/>
            <w:bCs/>
            <w:noProof/>
            <w:color w:val="auto"/>
            <w:sz w:val="20"/>
            <w:szCs w:val="20"/>
          </w:rPr>
          <w:t>2</w:t>
        </w:r>
        <w:r w:rsidRPr="003F52C1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  <w:szCs w:val="20"/>
      </w:rPr>
      <w:id w:val="-1137020220"/>
      <w:docPartObj>
        <w:docPartGallery w:val="Page Numbers (Bottom of Page)"/>
        <w:docPartUnique/>
      </w:docPartObj>
    </w:sdtPr>
    <w:sdtEndPr>
      <w:rPr>
        <w:b w:val="0"/>
        <w:noProof/>
        <w:color w:val="auto"/>
      </w:rPr>
    </w:sdtEndPr>
    <w:sdtContent>
      <w:p w14:paraId="18B66232" w14:textId="77777777" w:rsidR="00E34BAF" w:rsidRPr="00E34BAF" w:rsidRDefault="00E34BAF">
        <w:pPr>
          <w:pStyle w:val="Footer"/>
          <w:rPr>
            <w:b w:val="0"/>
            <w:bCs/>
            <w:color w:val="auto"/>
            <w:sz w:val="20"/>
            <w:szCs w:val="20"/>
          </w:rPr>
        </w:pPr>
        <w:r w:rsidRPr="00E34BAF">
          <w:rPr>
            <w:b w:val="0"/>
            <w:bCs/>
            <w:color w:val="auto"/>
            <w:sz w:val="20"/>
            <w:szCs w:val="20"/>
          </w:rPr>
          <w:fldChar w:fldCharType="begin"/>
        </w:r>
        <w:r w:rsidRPr="00E34BAF">
          <w:rPr>
            <w:b w:val="0"/>
            <w:bCs/>
            <w:color w:val="auto"/>
            <w:sz w:val="20"/>
            <w:szCs w:val="20"/>
          </w:rPr>
          <w:instrText xml:space="preserve"> PAGE   \* MERGEFORMAT </w:instrText>
        </w:r>
        <w:r w:rsidRPr="00E34BAF">
          <w:rPr>
            <w:b w:val="0"/>
            <w:bCs/>
            <w:color w:val="auto"/>
            <w:sz w:val="20"/>
            <w:szCs w:val="20"/>
          </w:rPr>
          <w:fldChar w:fldCharType="separate"/>
        </w:r>
        <w:r w:rsidRPr="00E34BAF">
          <w:rPr>
            <w:b w:val="0"/>
            <w:bCs/>
            <w:noProof/>
            <w:color w:val="auto"/>
            <w:sz w:val="20"/>
            <w:szCs w:val="20"/>
          </w:rPr>
          <w:t>2</w:t>
        </w:r>
        <w:r w:rsidRPr="00E34BAF">
          <w:rPr>
            <w:b w:val="0"/>
            <w:bCs/>
            <w:noProof/>
            <w:color w:val="auto"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40510" w14:textId="77777777" w:rsidR="00BE5518" w:rsidRDefault="00BE5518" w:rsidP="002235E5">
      <w:pPr>
        <w:spacing w:after="0"/>
      </w:pPr>
      <w:r>
        <w:separator/>
      </w:r>
    </w:p>
  </w:footnote>
  <w:footnote w:type="continuationSeparator" w:id="0">
    <w:p w14:paraId="5DD63A80" w14:textId="77777777" w:rsidR="00BE5518" w:rsidRDefault="00BE5518" w:rsidP="002235E5">
      <w:pPr>
        <w:spacing w:after="0"/>
      </w:pPr>
      <w:r>
        <w:continuationSeparator/>
      </w:r>
    </w:p>
  </w:footnote>
  <w:footnote w:type="continuationNotice" w:id="1">
    <w:p w14:paraId="55C98C8F" w14:textId="77777777" w:rsidR="00BE5518" w:rsidRDefault="00BE5518">
      <w:pPr>
        <w:spacing w:after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AFD0C" w14:textId="77777777" w:rsidR="00DE6532" w:rsidRPr="001E2C22" w:rsidRDefault="00DE6532" w:rsidP="009C79EA">
    <w:pPr>
      <w:pStyle w:val="Header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267473921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1ECA5E93" w14:textId="431B9224" w:rsidR="00DE6532" w:rsidRPr="001E2C22" w:rsidRDefault="009149E7" w:rsidP="009C79EA">
        <w:pPr>
          <w:pStyle w:val="Header"/>
          <w:rPr>
            <w:sz w:val="16"/>
            <w:szCs w:val="16"/>
          </w:rPr>
        </w:pPr>
        <w:del w:id="2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03A95C38" w14:textId="128CA355" w:rsidR="00977452" w:rsidRPr="009C79EA" w:rsidRDefault="009149E7" w:rsidP="00743287">
    <w:pPr>
      <w:pStyle w:val="Header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1344239407"/>
        <w:placeholder>
          <w:docPart w:val="69A04958897D4BB6BB94BEF9065D06B1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3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DF4C8B" w14:textId="77777777" w:rsidR="00C932AA" w:rsidRPr="001E2C22" w:rsidRDefault="00C932A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1970318339"/>
      <w:placeholder>
        <w:docPart w:val="162724EBBBFA4F83B4D9532EDF120F10"/>
      </w:placeholder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34887ADA" w14:textId="592AE14F" w:rsidR="00C932AA" w:rsidRPr="001E2C22" w:rsidRDefault="009149E7">
        <w:pPr>
          <w:pStyle w:val="Header"/>
          <w:jc w:val="right"/>
          <w:rPr>
            <w:sz w:val="16"/>
            <w:szCs w:val="16"/>
          </w:rPr>
        </w:pPr>
        <w:del w:id="4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72DDD349" w14:textId="650F42B8" w:rsidR="00C932AA" w:rsidRPr="001E2C22" w:rsidRDefault="00225108">
    <w:pPr>
      <w:pStyle w:val="Header"/>
      <w:jc w:val="right"/>
      <w:rPr>
        <w:sz w:val="16"/>
        <w:szCs w:val="16"/>
      </w:rPr>
    </w:pPr>
    <w:r>
      <w:rPr>
        <w:sz w:val="16"/>
        <w:szCs w:val="16"/>
      </w:rPr>
      <w:t>Contents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923B4" w14:textId="77777777" w:rsidR="0098042A" w:rsidRPr="001E2C22" w:rsidRDefault="0098042A" w:rsidP="009C79EA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606238889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88B95EC" w14:textId="01BA14A1" w:rsidR="0098042A" w:rsidRPr="001E2C22" w:rsidRDefault="009149E7" w:rsidP="009C79EA">
        <w:pPr>
          <w:pStyle w:val="Header"/>
          <w:jc w:val="right"/>
          <w:rPr>
            <w:sz w:val="16"/>
            <w:szCs w:val="16"/>
          </w:rPr>
        </w:pPr>
        <w:del w:id="11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31CD8374" w14:textId="7C0464EA" w:rsidR="00F406F4" w:rsidRPr="001E2C22" w:rsidRDefault="009149E7" w:rsidP="0098042A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985128231"/>
        <w:placeholder>
          <w:docPart w:val="8EAE61D56FDC444B99136A3CC6152027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12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01C301" w14:textId="77777777" w:rsidR="003B15AE" w:rsidRPr="001E2C22" w:rsidRDefault="003B15AE" w:rsidP="003B15AE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70934784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2DA2CC90" w14:textId="10CC4478" w:rsidR="003B15AE" w:rsidRPr="001E2C22" w:rsidRDefault="009149E7" w:rsidP="003B15AE">
        <w:pPr>
          <w:pStyle w:val="Header"/>
          <w:jc w:val="right"/>
          <w:rPr>
            <w:sz w:val="16"/>
            <w:szCs w:val="16"/>
          </w:rPr>
        </w:pPr>
        <w:del w:id="27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635A9DE5" w14:textId="53FAB0FA" w:rsidR="00C31354" w:rsidRPr="001E2C22" w:rsidRDefault="009149E7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-2024158117"/>
        <w:placeholder>
          <w:docPart w:val="58D98BF5316A4C3CBD27036B16491F19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28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A2132" w14:textId="77777777" w:rsidR="00DE6532" w:rsidRPr="001E2C22" w:rsidRDefault="00DE6532" w:rsidP="00DE6532">
    <w:pPr>
      <w:pStyle w:val="Header"/>
      <w:jc w:val="right"/>
      <w:rPr>
        <w:sz w:val="16"/>
        <w:szCs w:val="16"/>
      </w:rPr>
    </w:pPr>
    <w:r w:rsidRPr="001E2C22">
      <w:rPr>
        <w:sz w:val="16"/>
        <w:szCs w:val="16"/>
      </w:rPr>
      <w:t>Future of Flood Risk Data</w:t>
    </w:r>
  </w:p>
  <w:sdt>
    <w:sdtPr>
      <w:rPr>
        <w:sz w:val="16"/>
        <w:szCs w:val="16"/>
      </w:rPr>
      <w:alias w:val="Subject"/>
      <w:tag w:val=""/>
      <w:id w:val="-1280338522"/>
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<w:text/>
    </w:sdtPr>
    <w:sdtContent>
      <w:p w14:paraId="5B48408C" w14:textId="244AD567" w:rsidR="00DE6532" w:rsidRPr="001E2C22" w:rsidRDefault="009149E7" w:rsidP="00DE6532">
        <w:pPr>
          <w:pStyle w:val="Header"/>
          <w:jc w:val="right"/>
          <w:rPr>
            <w:sz w:val="16"/>
            <w:szCs w:val="16"/>
          </w:rPr>
        </w:pPr>
        <w:del w:id="59" w:author="Author">
          <w:r w:rsidDel="009149E7">
            <w:rPr>
              <w:sz w:val="16"/>
              <w:szCs w:val="16"/>
            </w:rPr>
            <w:delText>NAME River Basin</w:delText>
          </w:r>
        </w:del>
      </w:p>
    </w:sdtContent>
  </w:sdt>
  <w:p w14:paraId="746CB9D7" w14:textId="078AFC08" w:rsidR="00C31354" w:rsidRPr="001E2C22" w:rsidRDefault="009149E7">
    <w:pPr>
      <w:pStyle w:val="Header"/>
      <w:jc w:val="right"/>
      <w:rPr>
        <w:sz w:val="16"/>
        <w:szCs w:val="16"/>
      </w:rPr>
    </w:pPr>
    <w:sdt>
      <w:sdtPr>
        <w:rPr>
          <w:sz w:val="16"/>
          <w:szCs w:val="16"/>
        </w:rPr>
        <w:alias w:val="Category"/>
        <w:tag w:val=""/>
        <w:id w:val="1329486198"/>
        <w:placeholder>
          <w:docPart w:val="DF277DC2A9B74F7B95575058F00F3F42"/>
        </w:placeholder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del w:id="60" w:author="Author">
          <w:r w:rsidDel="009149E7">
            <w:rPr>
              <w:sz w:val="16"/>
              <w:szCs w:val="16"/>
            </w:rPr>
            <w:delText>Scoping and Data Preparation</w:delText>
          </w:r>
        </w:del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71407"/>
    <w:multiLevelType w:val="hybridMultilevel"/>
    <w:tmpl w:val="1E8E7F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91247E"/>
    <w:multiLevelType w:val="hybridMultilevel"/>
    <w:tmpl w:val="80F6F2A4"/>
    <w:lvl w:ilvl="0" w:tplc="0DA6DF12">
      <w:start w:val="1"/>
      <w:numFmt w:val="bullet"/>
      <w:pStyle w:val="MMCbulletstep1a1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2AB7017"/>
    <w:multiLevelType w:val="hybridMultilevel"/>
    <w:tmpl w:val="7E924C9C"/>
    <w:lvl w:ilvl="0" w:tplc="9E06BD22">
      <w:start w:val="1"/>
      <w:numFmt w:val="bullet"/>
      <w:pStyle w:val="MMCbulletstep1a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6F4F7A7"/>
    <w:multiLevelType w:val="multilevel"/>
    <w:tmpl w:val="5792FEAE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8E43FC"/>
    <w:multiLevelType w:val="multilevel"/>
    <w:tmpl w:val="344CC5C0"/>
    <w:lvl w:ilvl="0">
      <w:start w:val="1"/>
      <w:numFmt w:val="decimal"/>
      <w:suff w:val="space"/>
      <w:lvlText w:val="Section %1"/>
      <w:lvlJc w:val="center"/>
      <w:pPr>
        <w:ind w:left="4734" w:firstLine="21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0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494" w:hanging="149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38" w:hanging="163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78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92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07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14" w:hanging="1584"/>
      </w:pPr>
      <w:rPr>
        <w:rFonts w:hint="default"/>
      </w:rPr>
    </w:lvl>
  </w:abstractNum>
  <w:abstractNum w:abstractNumId="5" w15:restartNumberingAfterBreak="0">
    <w:nsid w:val="21015112"/>
    <w:multiLevelType w:val="hybridMultilevel"/>
    <w:tmpl w:val="070A7BE2"/>
    <w:lvl w:ilvl="0" w:tplc="9B244054">
      <w:start w:val="1"/>
      <w:numFmt w:val="decimal"/>
      <w:pStyle w:val="MMCstep1a1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21D52A9C"/>
    <w:multiLevelType w:val="multilevel"/>
    <w:tmpl w:val="F1C6ED5A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lowerLetter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7" w15:restartNumberingAfterBreak="0">
    <w:nsid w:val="21F56E5A"/>
    <w:multiLevelType w:val="hybridMultilevel"/>
    <w:tmpl w:val="8DFC8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1666DB"/>
    <w:multiLevelType w:val="hybridMultilevel"/>
    <w:tmpl w:val="5FFA8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F7A1990"/>
    <w:multiLevelType w:val="hybridMultilevel"/>
    <w:tmpl w:val="D67C0F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42061"/>
    <w:multiLevelType w:val="hybridMultilevel"/>
    <w:tmpl w:val="BA5E333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39662C6D"/>
    <w:multiLevelType w:val="hybridMultilevel"/>
    <w:tmpl w:val="E0E428F4"/>
    <w:lvl w:ilvl="0" w:tplc="7F0A02A2">
      <w:start w:val="1"/>
      <w:numFmt w:val="bullet"/>
      <w:pStyle w:val="MMCbulletstep1a1a1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2" w15:restartNumberingAfterBreak="0">
    <w:nsid w:val="441922B2"/>
    <w:multiLevelType w:val="hybridMultilevel"/>
    <w:tmpl w:val="76F8996A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03963"/>
    <w:multiLevelType w:val="hybridMultilevel"/>
    <w:tmpl w:val="15AE2B38"/>
    <w:lvl w:ilvl="0" w:tplc="FB8839FE">
      <w:start w:val="1"/>
      <w:numFmt w:val="lowerLetter"/>
      <w:pStyle w:val="MMCstep1a1a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4" w15:restartNumberingAfterBreak="0">
    <w:nsid w:val="491D5EB2"/>
    <w:multiLevelType w:val="multilevel"/>
    <w:tmpl w:val="35B48B0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CD42333"/>
    <w:multiLevelType w:val="hybridMultilevel"/>
    <w:tmpl w:val="0798A63E"/>
    <w:lvl w:ilvl="0" w:tplc="89CCC39A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A90811"/>
    <w:multiLevelType w:val="hybridMultilevel"/>
    <w:tmpl w:val="309E99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EB6608"/>
    <w:multiLevelType w:val="hybridMultilevel"/>
    <w:tmpl w:val="109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228D0"/>
    <w:multiLevelType w:val="hybridMultilevel"/>
    <w:tmpl w:val="614C0C32"/>
    <w:lvl w:ilvl="0" w:tplc="9502DD04">
      <w:start w:val="1"/>
      <w:numFmt w:val="bullet"/>
      <w:pStyle w:val="MMCbulletstep1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A4862F98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plc="5288A8AE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plc="B7129DAA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C09208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plc="CE66940C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plc="09F671F2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B25E62F2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plc="39F61424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 w15:restartNumberingAfterBreak="0">
    <w:nsid w:val="56A119F3"/>
    <w:multiLevelType w:val="hybridMultilevel"/>
    <w:tmpl w:val="0E9482E6"/>
    <w:lvl w:ilvl="0" w:tplc="A962880C">
      <w:start w:val="1"/>
      <w:numFmt w:val="lowerLetter"/>
      <w:pStyle w:val="MMCstep1a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F063D4C"/>
    <w:multiLevelType w:val="hybridMultilevel"/>
    <w:tmpl w:val="9ADC876E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8C4E8E"/>
    <w:multiLevelType w:val="hybridMultilevel"/>
    <w:tmpl w:val="A7AE4E16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2C75F7"/>
    <w:multiLevelType w:val="hybridMultilevel"/>
    <w:tmpl w:val="21BC7136"/>
    <w:lvl w:ilvl="0" w:tplc="6600AC5C">
      <w:start w:val="1"/>
      <w:numFmt w:val="decimal"/>
      <w:pStyle w:val="MMCstep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2C31E18"/>
    <w:multiLevelType w:val="hybridMultilevel"/>
    <w:tmpl w:val="5E6A8B50"/>
    <w:lvl w:ilvl="0" w:tplc="DB48ECA2">
      <w:start w:val="1"/>
      <w:numFmt w:val="bullet"/>
      <w:pStyle w:val="MMCbulletstep1a1a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63585A95"/>
    <w:multiLevelType w:val="multilevel"/>
    <w:tmpl w:val="285A5574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ADE1C76"/>
    <w:multiLevelType w:val="hybridMultilevel"/>
    <w:tmpl w:val="45621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9B7022F"/>
    <w:multiLevelType w:val="hybridMultilevel"/>
    <w:tmpl w:val="F22061BC"/>
    <w:lvl w:ilvl="0" w:tplc="EBA47E18">
      <w:start w:val="5"/>
      <w:numFmt w:val="decimal"/>
      <w:lvlText w:val="%1."/>
      <w:lvlJc w:val="left"/>
      <w:pPr>
        <w:ind w:left="720" w:hanging="360"/>
      </w:pPr>
    </w:lvl>
    <w:lvl w:ilvl="1" w:tplc="F11C5D42">
      <w:start w:val="1"/>
      <w:numFmt w:val="lowerLetter"/>
      <w:lvlText w:val="%2."/>
      <w:lvlJc w:val="left"/>
      <w:pPr>
        <w:ind w:left="1440" w:hanging="360"/>
      </w:pPr>
    </w:lvl>
    <w:lvl w:ilvl="2" w:tplc="36C69B7E">
      <w:start w:val="1"/>
      <w:numFmt w:val="lowerRoman"/>
      <w:lvlText w:val="%3."/>
      <w:lvlJc w:val="right"/>
      <w:pPr>
        <w:ind w:left="2160" w:hanging="180"/>
      </w:pPr>
    </w:lvl>
    <w:lvl w:ilvl="3" w:tplc="AC781154">
      <w:start w:val="1"/>
      <w:numFmt w:val="decimal"/>
      <w:lvlText w:val="%4."/>
      <w:lvlJc w:val="left"/>
      <w:pPr>
        <w:ind w:left="2880" w:hanging="360"/>
      </w:pPr>
    </w:lvl>
    <w:lvl w:ilvl="4" w:tplc="1C8A6364">
      <w:start w:val="1"/>
      <w:numFmt w:val="lowerLetter"/>
      <w:lvlText w:val="%5."/>
      <w:lvlJc w:val="left"/>
      <w:pPr>
        <w:ind w:left="3600" w:hanging="360"/>
      </w:pPr>
    </w:lvl>
    <w:lvl w:ilvl="5" w:tplc="531833B0">
      <w:start w:val="1"/>
      <w:numFmt w:val="lowerRoman"/>
      <w:lvlText w:val="%6."/>
      <w:lvlJc w:val="right"/>
      <w:pPr>
        <w:ind w:left="4320" w:hanging="180"/>
      </w:pPr>
    </w:lvl>
    <w:lvl w:ilvl="6" w:tplc="2F4E19A8">
      <w:start w:val="1"/>
      <w:numFmt w:val="decimal"/>
      <w:lvlText w:val="%7."/>
      <w:lvlJc w:val="left"/>
      <w:pPr>
        <w:ind w:left="5040" w:hanging="360"/>
      </w:pPr>
    </w:lvl>
    <w:lvl w:ilvl="7" w:tplc="C5B072DE">
      <w:start w:val="1"/>
      <w:numFmt w:val="lowerLetter"/>
      <w:lvlText w:val="%8."/>
      <w:lvlJc w:val="left"/>
      <w:pPr>
        <w:ind w:left="5760" w:hanging="360"/>
      </w:pPr>
    </w:lvl>
    <w:lvl w:ilvl="8" w:tplc="40EC192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E6479A"/>
    <w:multiLevelType w:val="multilevel"/>
    <w:tmpl w:val="EEE44866"/>
    <w:lvl w:ilvl="0">
      <w:start w:val="1"/>
      <w:numFmt w:val="decimal"/>
      <w:pStyle w:val="Heading1"/>
      <w:suff w:val="nothing"/>
      <w:lvlText w:val="Section %1"/>
      <w:lvlJc w:val="center"/>
      <w:pPr>
        <w:ind w:left="0" w:firstLine="86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080" w:hanging="1080"/>
      </w:pPr>
      <w:rPr>
        <w:rFonts w:hint="default"/>
      </w:rPr>
    </w:lvl>
  </w:abstractNum>
  <w:abstractNum w:abstractNumId="28" w15:restartNumberingAfterBreak="0">
    <w:nsid w:val="7BA00D29"/>
    <w:multiLevelType w:val="hybridMultilevel"/>
    <w:tmpl w:val="A476ED46"/>
    <w:lvl w:ilvl="0" w:tplc="FFFFFFFF">
      <w:start w:val="1"/>
      <w:numFmt w:val="decimal"/>
      <w:pStyle w:val="MMCNumberedHead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C2A3659"/>
    <w:multiLevelType w:val="hybridMultilevel"/>
    <w:tmpl w:val="B3D464F0"/>
    <w:lvl w:ilvl="0" w:tplc="33CC7768">
      <w:numFmt w:val="bullet"/>
      <w:lvlText w:val="•"/>
      <w:lvlJc w:val="left"/>
      <w:pPr>
        <w:ind w:left="1080" w:hanging="720"/>
      </w:pPr>
      <w:rPr>
        <w:rFonts w:ascii="Segoe UI" w:eastAsia="Times New Roman" w:hAnsi="Segoe UI" w:cs="Segoe UI" w:hint="default"/>
      </w:rPr>
    </w:lvl>
    <w:lvl w:ilvl="1" w:tplc="A57AD3D6">
      <w:numFmt w:val="bullet"/>
      <w:lvlText w:val=""/>
      <w:lvlJc w:val="left"/>
      <w:pPr>
        <w:ind w:left="1800" w:hanging="720"/>
      </w:pPr>
      <w:rPr>
        <w:rFonts w:ascii="Symbol" w:eastAsia="Times New Roman" w:hAnsi="Symbol" w:cs="Segoe U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3617787">
    <w:abstractNumId w:val="26"/>
  </w:num>
  <w:num w:numId="2" w16cid:durableId="1377700630">
    <w:abstractNumId w:val="14"/>
  </w:num>
  <w:num w:numId="3" w16cid:durableId="3482222">
    <w:abstractNumId w:val="3"/>
  </w:num>
  <w:num w:numId="4" w16cid:durableId="2028558802">
    <w:abstractNumId w:val="24"/>
  </w:num>
  <w:num w:numId="5" w16cid:durableId="614597466">
    <w:abstractNumId w:val="10"/>
  </w:num>
  <w:num w:numId="6" w16cid:durableId="1261722301">
    <w:abstractNumId w:val="29"/>
  </w:num>
  <w:num w:numId="7" w16cid:durableId="1103889202">
    <w:abstractNumId w:val="20"/>
  </w:num>
  <w:num w:numId="8" w16cid:durableId="1077089461">
    <w:abstractNumId w:val="21"/>
  </w:num>
  <w:num w:numId="9" w16cid:durableId="571085023">
    <w:abstractNumId w:val="12"/>
  </w:num>
  <w:num w:numId="10" w16cid:durableId="327828068">
    <w:abstractNumId w:val="9"/>
  </w:num>
  <w:num w:numId="11" w16cid:durableId="503474647">
    <w:abstractNumId w:val="0"/>
  </w:num>
  <w:num w:numId="12" w16cid:durableId="1939366720">
    <w:abstractNumId w:val="25"/>
  </w:num>
  <w:num w:numId="13" w16cid:durableId="2135634695">
    <w:abstractNumId w:val="27"/>
  </w:num>
  <w:num w:numId="14" w16cid:durableId="1279868834">
    <w:abstractNumId w:val="27"/>
  </w:num>
  <w:num w:numId="15" w16cid:durableId="1953852582">
    <w:abstractNumId w:val="27"/>
  </w:num>
  <w:num w:numId="16" w16cid:durableId="1846941076">
    <w:abstractNumId w:val="27"/>
  </w:num>
  <w:num w:numId="17" w16cid:durableId="45641248">
    <w:abstractNumId w:val="27"/>
  </w:num>
  <w:num w:numId="18" w16cid:durableId="444932468">
    <w:abstractNumId w:val="15"/>
  </w:num>
  <w:num w:numId="19" w16cid:durableId="83646778">
    <w:abstractNumId w:val="4"/>
  </w:num>
  <w:num w:numId="20" w16cid:durableId="1530294540">
    <w:abstractNumId w:val="18"/>
  </w:num>
  <w:num w:numId="21" w16cid:durableId="500438339">
    <w:abstractNumId w:val="2"/>
  </w:num>
  <w:num w:numId="22" w16cid:durableId="1516652552">
    <w:abstractNumId w:val="1"/>
  </w:num>
  <w:num w:numId="23" w16cid:durableId="438792262">
    <w:abstractNumId w:val="23"/>
  </w:num>
  <w:num w:numId="24" w16cid:durableId="1806658486">
    <w:abstractNumId w:val="11"/>
  </w:num>
  <w:num w:numId="25" w16cid:durableId="1749188444">
    <w:abstractNumId w:val="28"/>
  </w:num>
  <w:num w:numId="26" w16cid:durableId="890380573">
    <w:abstractNumId w:val="22"/>
  </w:num>
  <w:num w:numId="27" w16cid:durableId="2121604133">
    <w:abstractNumId w:val="19"/>
  </w:num>
  <w:num w:numId="28" w16cid:durableId="1996835281">
    <w:abstractNumId w:val="5"/>
  </w:num>
  <w:num w:numId="29" w16cid:durableId="243145276">
    <w:abstractNumId w:val="13"/>
  </w:num>
  <w:num w:numId="30" w16cid:durableId="1146775974">
    <w:abstractNumId w:val="17"/>
  </w:num>
  <w:num w:numId="31" w16cid:durableId="1443183351">
    <w:abstractNumId w:val="16"/>
  </w:num>
  <w:num w:numId="32" w16cid:durableId="1847356894">
    <w:abstractNumId w:val="7"/>
  </w:num>
  <w:num w:numId="33" w16cid:durableId="536545300">
    <w:abstractNumId w:val="8"/>
  </w:num>
  <w:num w:numId="34" w16cid:durableId="1856917708">
    <w:abstractNumId w:val="28"/>
  </w:num>
  <w:num w:numId="35" w16cid:durableId="145347965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185635903">
    <w:abstractNumId w:val="27"/>
  </w:num>
  <w:num w:numId="37" w16cid:durableId="1752192970">
    <w:abstractNumId w:val="27"/>
  </w:num>
  <w:num w:numId="38" w16cid:durableId="748578069">
    <w:abstractNumId w:val="27"/>
  </w:num>
  <w:num w:numId="39" w16cid:durableId="572277453">
    <w:abstractNumId w:val="27"/>
  </w:num>
  <w:num w:numId="40" w16cid:durableId="26493529">
    <w:abstractNumId w:val="27"/>
  </w:num>
  <w:num w:numId="41" w16cid:durableId="516845169">
    <w:abstractNumId w:val="6"/>
  </w:num>
  <w:num w:numId="42" w16cid:durableId="886836297">
    <w:abstractNumId w:val="6"/>
  </w:num>
  <w:num w:numId="43" w16cid:durableId="144585757">
    <w:abstractNumId w:val="15"/>
  </w:num>
  <w:num w:numId="44" w16cid:durableId="550924728">
    <w:abstractNumId w:val="4"/>
  </w:num>
  <w:num w:numId="45" w16cid:durableId="1359501428">
    <w:abstractNumId w:val="18"/>
  </w:num>
  <w:num w:numId="46" w16cid:durableId="400324410">
    <w:abstractNumId w:val="2"/>
  </w:num>
  <w:num w:numId="47" w16cid:durableId="824666163">
    <w:abstractNumId w:val="1"/>
  </w:num>
  <w:num w:numId="48" w16cid:durableId="179053514">
    <w:abstractNumId w:val="23"/>
  </w:num>
  <w:num w:numId="49" w16cid:durableId="58095933">
    <w:abstractNumId w:val="11"/>
  </w:num>
  <w:num w:numId="50" w16cid:durableId="1014843949">
    <w:abstractNumId w:val="28"/>
  </w:num>
  <w:num w:numId="51" w16cid:durableId="729109776">
    <w:abstractNumId w:val="22"/>
  </w:num>
  <w:num w:numId="52" w16cid:durableId="1684742846">
    <w:abstractNumId w:val="19"/>
  </w:num>
  <w:num w:numId="53" w16cid:durableId="268707041">
    <w:abstractNumId w:val="5"/>
  </w:num>
  <w:num w:numId="54" w16cid:durableId="2095466937">
    <w:abstractNumId w:val="13"/>
  </w:num>
  <w:num w:numId="55" w16cid:durableId="1651013574">
    <w:abstractNumId w:val="27"/>
  </w:num>
  <w:num w:numId="56" w16cid:durableId="428547286">
    <w:abstractNumId w:val="4"/>
  </w:num>
  <w:num w:numId="57" w16cid:durableId="1213465753">
    <w:abstractNumId w:val="4"/>
  </w:num>
  <w:num w:numId="58" w16cid:durableId="2120877431">
    <w:abstractNumId w:val="4"/>
  </w:num>
  <w:num w:numId="59" w16cid:durableId="1458180048">
    <w:abstractNumId w:val="4"/>
  </w:num>
  <w:num w:numId="60" w16cid:durableId="366104097">
    <w:abstractNumId w:val="4"/>
  </w:num>
  <w:num w:numId="61" w16cid:durableId="1715544395">
    <w:abstractNumId w:val="4"/>
  </w:num>
  <w:num w:numId="62" w16cid:durableId="1709918187">
    <w:abstractNumId w:val="4"/>
  </w:num>
  <w:num w:numId="63" w16cid:durableId="1661696319">
    <w:abstractNumId w:val="4"/>
  </w:num>
  <w:num w:numId="64" w16cid:durableId="1817725762">
    <w:abstractNumId w:val="4"/>
  </w:num>
  <w:num w:numId="65" w16cid:durableId="157968308">
    <w:abstractNumId w:val="27"/>
  </w:num>
  <w:num w:numId="66" w16cid:durableId="50349220">
    <w:abstractNumId w:val="27"/>
  </w:num>
  <w:num w:numId="67" w16cid:durableId="403070368">
    <w:abstractNumId w:val="27"/>
  </w:num>
  <w:num w:numId="68" w16cid:durableId="2101440837">
    <w:abstractNumId w:val="27"/>
  </w:num>
  <w:num w:numId="69" w16cid:durableId="1080637342">
    <w:abstractNumId w:val="27"/>
  </w:num>
  <w:num w:numId="70" w16cid:durableId="1866942149">
    <w:abstractNumId w:val="27"/>
  </w:num>
  <w:num w:numId="71" w16cid:durableId="688725861">
    <w:abstractNumId w:val="27"/>
  </w:num>
  <w:num w:numId="72" w16cid:durableId="204870597">
    <w:abstractNumId w:val="27"/>
  </w:num>
  <w:num w:numId="73" w16cid:durableId="1249267449">
    <w:abstractNumId w:val="27"/>
  </w:num>
  <w:num w:numId="74" w16cid:durableId="2056617883">
    <w:abstractNumId w:val="15"/>
  </w:num>
  <w:num w:numId="75" w16cid:durableId="992178961">
    <w:abstractNumId w:val="18"/>
  </w:num>
  <w:num w:numId="76" w16cid:durableId="551307100">
    <w:abstractNumId w:val="2"/>
  </w:num>
  <w:num w:numId="77" w16cid:durableId="1420565992">
    <w:abstractNumId w:val="1"/>
  </w:num>
  <w:num w:numId="78" w16cid:durableId="2103211733">
    <w:abstractNumId w:val="23"/>
  </w:num>
  <w:num w:numId="79" w16cid:durableId="563375379">
    <w:abstractNumId w:val="11"/>
  </w:num>
  <w:num w:numId="80" w16cid:durableId="1257330396">
    <w:abstractNumId w:val="28"/>
  </w:num>
  <w:num w:numId="81" w16cid:durableId="1813868628">
    <w:abstractNumId w:val="22"/>
  </w:num>
  <w:num w:numId="82" w16cid:durableId="525213499">
    <w:abstractNumId w:val="19"/>
  </w:num>
  <w:num w:numId="83" w16cid:durableId="1057779326">
    <w:abstractNumId w:val="5"/>
  </w:num>
  <w:num w:numId="84" w16cid:durableId="826554075">
    <w:abstractNumId w:val="13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proofState w:spelling="clean" w:grammar="clean"/>
  <w:stylePaneSortMethod w:val="0000"/>
  <w:trackRevisions/>
  <w:defaultTabStop w:val="720"/>
  <w:evenAndOddHeaders/>
  <w:characterSpacingControl w:val="doNotCompress"/>
  <w:hdrShapeDefaults>
    <o:shapedefaults v:ext="edit" spidmax="2050">
      <o:colormru v:ext="edit" colors="#f30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F1B"/>
    <w:rsid w:val="00000760"/>
    <w:rsid w:val="000009C5"/>
    <w:rsid w:val="00002307"/>
    <w:rsid w:val="000039DC"/>
    <w:rsid w:val="00011F27"/>
    <w:rsid w:val="0001300B"/>
    <w:rsid w:val="00014592"/>
    <w:rsid w:val="00020124"/>
    <w:rsid w:val="00020367"/>
    <w:rsid w:val="000219FC"/>
    <w:rsid w:val="00021FEB"/>
    <w:rsid w:val="00023A25"/>
    <w:rsid w:val="00024245"/>
    <w:rsid w:val="00025260"/>
    <w:rsid w:val="00025A26"/>
    <w:rsid w:val="000264E7"/>
    <w:rsid w:val="0002677E"/>
    <w:rsid w:val="00026DB7"/>
    <w:rsid w:val="000271E1"/>
    <w:rsid w:val="00034D2F"/>
    <w:rsid w:val="00035208"/>
    <w:rsid w:val="00037F8E"/>
    <w:rsid w:val="00041DE8"/>
    <w:rsid w:val="00042697"/>
    <w:rsid w:val="000428F7"/>
    <w:rsid w:val="00044537"/>
    <w:rsid w:val="000462C4"/>
    <w:rsid w:val="00054431"/>
    <w:rsid w:val="0005505C"/>
    <w:rsid w:val="00055854"/>
    <w:rsid w:val="00060120"/>
    <w:rsid w:val="000620BC"/>
    <w:rsid w:val="00065915"/>
    <w:rsid w:val="00066DFD"/>
    <w:rsid w:val="00066FAB"/>
    <w:rsid w:val="0006746E"/>
    <w:rsid w:val="00070CBD"/>
    <w:rsid w:val="00074183"/>
    <w:rsid w:val="00074F88"/>
    <w:rsid w:val="000772CD"/>
    <w:rsid w:val="00082FB1"/>
    <w:rsid w:val="000841DB"/>
    <w:rsid w:val="0008429A"/>
    <w:rsid w:val="00084847"/>
    <w:rsid w:val="000856B8"/>
    <w:rsid w:val="0008656F"/>
    <w:rsid w:val="00093714"/>
    <w:rsid w:val="000940F3"/>
    <w:rsid w:val="00094185"/>
    <w:rsid w:val="000946FF"/>
    <w:rsid w:val="00095D96"/>
    <w:rsid w:val="000964F4"/>
    <w:rsid w:val="00097184"/>
    <w:rsid w:val="000A1F3C"/>
    <w:rsid w:val="000A4116"/>
    <w:rsid w:val="000A43BF"/>
    <w:rsid w:val="000A4914"/>
    <w:rsid w:val="000A747F"/>
    <w:rsid w:val="000A7F43"/>
    <w:rsid w:val="000B1607"/>
    <w:rsid w:val="000B2CE7"/>
    <w:rsid w:val="000B43FA"/>
    <w:rsid w:val="000B6EFA"/>
    <w:rsid w:val="000C1D2A"/>
    <w:rsid w:val="000C2D6A"/>
    <w:rsid w:val="000C5ED2"/>
    <w:rsid w:val="000D4FCB"/>
    <w:rsid w:val="000D529C"/>
    <w:rsid w:val="000D6260"/>
    <w:rsid w:val="000E2F7E"/>
    <w:rsid w:val="000E341F"/>
    <w:rsid w:val="000E5073"/>
    <w:rsid w:val="000E5C29"/>
    <w:rsid w:val="000E5F09"/>
    <w:rsid w:val="000E7658"/>
    <w:rsid w:val="000F1D06"/>
    <w:rsid w:val="000F4FA5"/>
    <w:rsid w:val="000F5E1E"/>
    <w:rsid w:val="000F74ED"/>
    <w:rsid w:val="00105E2C"/>
    <w:rsid w:val="00112AC0"/>
    <w:rsid w:val="0011386F"/>
    <w:rsid w:val="00113BC1"/>
    <w:rsid w:val="00114AA2"/>
    <w:rsid w:val="0011645F"/>
    <w:rsid w:val="001213C8"/>
    <w:rsid w:val="00123765"/>
    <w:rsid w:val="0012481C"/>
    <w:rsid w:val="001264AC"/>
    <w:rsid w:val="0012769B"/>
    <w:rsid w:val="00127D41"/>
    <w:rsid w:val="00132A49"/>
    <w:rsid w:val="0013300B"/>
    <w:rsid w:val="001356B0"/>
    <w:rsid w:val="00141521"/>
    <w:rsid w:val="00141FA1"/>
    <w:rsid w:val="00143E38"/>
    <w:rsid w:val="001448D4"/>
    <w:rsid w:val="00146194"/>
    <w:rsid w:val="00151E67"/>
    <w:rsid w:val="001523A1"/>
    <w:rsid w:val="00160E22"/>
    <w:rsid w:val="00161689"/>
    <w:rsid w:val="001624B0"/>
    <w:rsid w:val="001674DC"/>
    <w:rsid w:val="00170E2F"/>
    <w:rsid w:val="00171EB5"/>
    <w:rsid w:val="001740E5"/>
    <w:rsid w:val="00175453"/>
    <w:rsid w:val="0017788D"/>
    <w:rsid w:val="00181334"/>
    <w:rsid w:val="00181413"/>
    <w:rsid w:val="00182745"/>
    <w:rsid w:val="00182D70"/>
    <w:rsid w:val="00182EF1"/>
    <w:rsid w:val="00183BFA"/>
    <w:rsid w:val="00183CE3"/>
    <w:rsid w:val="0018529F"/>
    <w:rsid w:val="00186047"/>
    <w:rsid w:val="00186817"/>
    <w:rsid w:val="00186C35"/>
    <w:rsid w:val="00191887"/>
    <w:rsid w:val="001927DC"/>
    <w:rsid w:val="0019534C"/>
    <w:rsid w:val="001A31BF"/>
    <w:rsid w:val="001A74E4"/>
    <w:rsid w:val="001B2EC1"/>
    <w:rsid w:val="001B41C9"/>
    <w:rsid w:val="001B4A6A"/>
    <w:rsid w:val="001B4C1F"/>
    <w:rsid w:val="001C2679"/>
    <w:rsid w:val="001C610E"/>
    <w:rsid w:val="001D0956"/>
    <w:rsid w:val="001D3E21"/>
    <w:rsid w:val="001D4484"/>
    <w:rsid w:val="001D46E3"/>
    <w:rsid w:val="001D4BED"/>
    <w:rsid w:val="001D6DFB"/>
    <w:rsid w:val="001E444F"/>
    <w:rsid w:val="001E4D6A"/>
    <w:rsid w:val="001E6E06"/>
    <w:rsid w:val="001E7AD6"/>
    <w:rsid w:val="001E7C6C"/>
    <w:rsid w:val="001F2D76"/>
    <w:rsid w:val="001F3433"/>
    <w:rsid w:val="001F43C2"/>
    <w:rsid w:val="001F49C0"/>
    <w:rsid w:val="001F4A65"/>
    <w:rsid w:val="001F4C86"/>
    <w:rsid w:val="001F5CED"/>
    <w:rsid w:val="001F6701"/>
    <w:rsid w:val="00200AEB"/>
    <w:rsid w:val="00200F01"/>
    <w:rsid w:val="002021F4"/>
    <w:rsid w:val="00205793"/>
    <w:rsid w:val="00205BD2"/>
    <w:rsid w:val="00205BE6"/>
    <w:rsid w:val="00207685"/>
    <w:rsid w:val="002079B1"/>
    <w:rsid w:val="00210F9C"/>
    <w:rsid w:val="00212FFA"/>
    <w:rsid w:val="00213AC5"/>
    <w:rsid w:val="00213E1E"/>
    <w:rsid w:val="00217121"/>
    <w:rsid w:val="00221C3B"/>
    <w:rsid w:val="00222485"/>
    <w:rsid w:val="00222579"/>
    <w:rsid w:val="002235E5"/>
    <w:rsid w:val="00224251"/>
    <w:rsid w:val="00225108"/>
    <w:rsid w:val="00231823"/>
    <w:rsid w:val="00232785"/>
    <w:rsid w:val="00232951"/>
    <w:rsid w:val="002330FC"/>
    <w:rsid w:val="0023344C"/>
    <w:rsid w:val="00237C46"/>
    <w:rsid w:val="0024083E"/>
    <w:rsid w:val="00244882"/>
    <w:rsid w:val="00251E64"/>
    <w:rsid w:val="0025329E"/>
    <w:rsid w:val="00253B6D"/>
    <w:rsid w:val="002548FD"/>
    <w:rsid w:val="00255233"/>
    <w:rsid w:val="00255834"/>
    <w:rsid w:val="0025600B"/>
    <w:rsid w:val="0026276B"/>
    <w:rsid w:val="00265D97"/>
    <w:rsid w:val="00265E17"/>
    <w:rsid w:val="002661C1"/>
    <w:rsid w:val="002665E8"/>
    <w:rsid w:val="002670E0"/>
    <w:rsid w:val="00271217"/>
    <w:rsid w:val="00272233"/>
    <w:rsid w:val="00272368"/>
    <w:rsid w:val="00273B89"/>
    <w:rsid w:val="0027743B"/>
    <w:rsid w:val="002779AF"/>
    <w:rsid w:val="0028182D"/>
    <w:rsid w:val="00282487"/>
    <w:rsid w:val="00282D85"/>
    <w:rsid w:val="00283467"/>
    <w:rsid w:val="00283DC5"/>
    <w:rsid w:val="00291435"/>
    <w:rsid w:val="002937B3"/>
    <w:rsid w:val="00293C2F"/>
    <w:rsid w:val="00295687"/>
    <w:rsid w:val="0029570E"/>
    <w:rsid w:val="00296A93"/>
    <w:rsid w:val="00296C6B"/>
    <w:rsid w:val="00297221"/>
    <w:rsid w:val="002A0D5B"/>
    <w:rsid w:val="002A2BA6"/>
    <w:rsid w:val="002A38D5"/>
    <w:rsid w:val="002A5851"/>
    <w:rsid w:val="002A6DB1"/>
    <w:rsid w:val="002A6DF0"/>
    <w:rsid w:val="002A77FC"/>
    <w:rsid w:val="002B0AF0"/>
    <w:rsid w:val="002B190C"/>
    <w:rsid w:val="002B4417"/>
    <w:rsid w:val="002B4BD1"/>
    <w:rsid w:val="002B5A34"/>
    <w:rsid w:val="002B7080"/>
    <w:rsid w:val="002B79D9"/>
    <w:rsid w:val="002C129E"/>
    <w:rsid w:val="002C5DEF"/>
    <w:rsid w:val="002C6B0E"/>
    <w:rsid w:val="002C6F24"/>
    <w:rsid w:val="002D0148"/>
    <w:rsid w:val="002D01C2"/>
    <w:rsid w:val="002D2601"/>
    <w:rsid w:val="002D38A2"/>
    <w:rsid w:val="002E0C3C"/>
    <w:rsid w:val="002E12A5"/>
    <w:rsid w:val="002E295B"/>
    <w:rsid w:val="002E7C26"/>
    <w:rsid w:val="002E7E5B"/>
    <w:rsid w:val="002F1024"/>
    <w:rsid w:val="002F4145"/>
    <w:rsid w:val="002F5CC8"/>
    <w:rsid w:val="0030264D"/>
    <w:rsid w:val="0030677C"/>
    <w:rsid w:val="003116E5"/>
    <w:rsid w:val="003121ED"/>
    <w:rsid w:val="00314BB6"/>
    <w:rsid w:val="00315E31"/>
    <w:rsid w:val="00316FAB"/>
    <w:rsid w:val="00323A41"/>
    <w:rsid w:val="0033051D"/>
    <w:rsid w:val="00330D94"/>
    <w:rsid w:val="00334E15"/>
    <w:rsid w:val="00336717"/>
    <w:rsid w:val="00337B31"/>
    <w:rsid w:val="00340073"/>
    <w:rsid w:val="00340BD3"/>
    <w:rsid w:val="00341C84"/>
    <w:rsid w:val="00343B8E"/>
    <w:rsid w:val="003452F3"/>
    <w:rsid w:val="003463FA"/>
    <w:rsid w:val="00346B28"/>
    <w:rsid w:val="00347F53"/>
    <w:rsid w:val="00350557"/>
    <w:rsid w:val="00350829"/>
    <w:rsid w:val="0035286E"/>
    <w:rsid w:val="00354131"/>
    <w:rsid w:val="00354795"/>
    <w:rsid w:val="00354DC0"/>
    <w:rsid w:val="003604AC"/>
    <w:rsid w:val="003604E5"/>
    <w:rsid w:val="00361C9B"/>
    <w:rsid w:val="0036510B"/>
    <w:rsid w:val="003654D0"/>
    <w:rsid w:val="00365F72"/>
    <w:rsid w:val="00366141"/>
    <w:rsid w:val="0036635A"/>
    <w:rsid w:val="0036705B"/>
    <w:rsid w:val="0036767B"/>
    <w:rsid w:val="003678F8"/>
    <w:rsid w:val="0037084E"/>
    <w:rsid w:val="003729D9"/>
    <w:rsid w:val="00372B70"/>
    <w:rsid w:val="003745F5"/>
    <w:rsid w:val="003773C3"/>
    <w:rsid w:val="00377542"/>
    <w:rsid w:val="003776F8"/>
    <w:rsid w:val="00380678"/>
    <w:rsid w:val="00381514"/>
    <w:rsid w:val="00381793"/>
    <w:rsid w:val="003825D6"/>
    <w:rsid w:val="003826A2"/>
    <w:rsid w:val="00383133"/>
    <w:rsid w:val="00383B8E"/>
    <w:rsid w:val="00384331"/>
    <w:rsid w:val="003862EF"/>
    <w:rsid w:val="0039003C"/>
    <w:rsid w:val="003916E8"/>
    <w:rsid w:val="00391E1A"/>
    <w:rsid w:val="00392032"/>
    <w:rsid w:val="003951B3"/>
    <w:rsid w:val="003A06BF"/>
    <w:rsid w:val="003A0B98"/>
    <w:rsid w:val="003A1AF9"/>
    <w:rsid w:val="003A1C3C"/>
    <w:rsid w:val="003A412B"/>
    <w:rsid w:val="003A4918"/>
    <w:rsid w:val="003A4B41"/>
    <w:rsid w:val="003A5A8D"/>
    <w:rsid w:val="003A72C8"/>
    <w:rsid w:val="003A7860"/>
    <w:rsid w:val="003B15AE"/>
    <w:rsid w:val="003B49D1"/>
    <w:rsid w:val="003B550C"/>
    <w:rsid w:val="003B751C"/>
    <w:rsid w:val="003B7C7A"/>
    <w:rsid w:val="003C081A"/>
    <w:rsid w:val="003C2B78"/>
    <w:rsid w:val="003C5EA7"/>
    <w:rsid w:val="003C64E4"/>
    <w:rsid w:val="003D0016"/>
    <w:rsid w:val="003D5B8D"/>
    <w:rsid w:val="003D69C6"/>
    <w:rsid w:val="003E0F35"/>
    <w:rsid w:val="003E398C"/>
    <w:rsid w:val="003E502F"/>
    <w:rsid w:val="003E576F"/>
    <w:rsid w:val="003E5BDF"/>
    <w:rsid w:val="003E62BD"/>
    <w:rsid w:val="003E65A9"/>
    <w:rsid w:val="003E7180"/>
    <w:rsid w:val="003F05D6"/>
    <w:rsid w:val="003F0637"/>
    <w:rsid w:val="003F1823"/>
    <w:rsid w:val="003F4285"/>
    <w:rsid w:val="003F52C1"/>
    <w:rsid w:val="003F5731"/>
    <w:rsid w:val="003F5C21"/>
    <w:rsid w:val="003F65F9"/>
    <w:rsid w:val="003F6B06"/>
    <w:rsid w:val="003F751A"/>
    <w:rsid w:val="004013AE"/>
    <w:rsid w:val="00403270"/>
    <w:rsid w:val="0040378C"/>
    <w:rsid w:val="00403E19"/>
    <w:rsid w:val="00404F89"/>
    <w:rsid w:val="004108B3"/>
    <w:rsid w:val="00410E35"/>
    <w:rsid w:val="0041187D"/>
    <w:rsid w:val="0041381A"/>
    <w:rsid w:val="00413CEB"/>
    <w:rsid w:val="00414178"/>
    <w:rsid w:val="00415544"/>
    <w:rsid w:val="00416B96"/>
    <w:rsid w:val="0041766F"/>
    <w:rsid w:val="004238C0"/>
    <w:rsid w:val="00423E5A"/>
    <w:rsid w:val="00423F7E"/>
    <w:rsid w:val="00426620"/>
    <w:rsid w:val="004269E2"/>
    <w:rsid w:val="004315F1"/>
    <w:rsid w:val="0043269F"/>
    <w:rsid w:val="0043303D"/>
    <w:rsid w:val="00433BAD"/>
    <w:rsid w:val="00434F4E"/>
    <w:rsid w:val="004369B2"/>
    <w:rsid w:val="0044030E"/>
    <w:rsid w:val="00443F16"/>
    <w:rsid w:val="0044614C"/>
    <w:rsid w:val="004502C3"/>
    <w:rsid w:val="00450EE4"/>
    <w:rsid w:val="00450FA3"/>
    <w:rsid w:val="00451727"/>
    <w:rsid w:val="00451A9C"/>
    <w:rsid w:val="00452A0B"/>
    <w:rsid w:val="00455172"/>
    <w:rsid w:val="004577E3"/>
    <w:rsid w:val="0046101B"/>
    <w:rsid w:val="0046167F"/>
    <w:rsid w:val="004629EF"/>
    <w:rsid w:val="00462EEE"/>
    <w:rsid w:val="004640E6"/>
    <w:rsid w:val="00467131"/>
    <w:rsid w:val="004679B0"/>
    <w:rsid w:val="00467D6D"/>
    <w:rsid w:val="00467DC6"/>
    <w:rsid w:val="00472485"/>
    <w:rsid w:val="004742BD"/>
    <w:rsid w:val="004751E9"/>
    <w:rsid w:val="00476241"/>
    <w:rsid w:val="0047792A"/>
    <w:rsid w:val="00477C9C"/>
    <w:rsid w:val="00485940"/>
    <w:rsid w:val="00486AEB"/>
    <w:rsid w:val="00486C5F"/>
    <w:rsid w:val="0048778A"/>
    <w:rsid w:val="00490240"/>
    <w:rsid w:val="004920EA"/>
    <w:rsid w:val="0049227C"/>
    <w:rsid w:val="004926BD"/>
    <w:rsid w:val="004937C0"/>
    <w:rsid w:val="00494B65"/>
    <w:rsid w:val="00494F7E"/>
    <w:rsid w:val="004955EE"/>
    <w:rsid w:val="00495EE9"/>
    <w:rsid w:val="004962CF"/>
    <w:rsid w:val="004A1157"/>
    <w:rsid w:val="004A1335"/>
    <w:rsid w:val="004A26DB"/>
    <w:rsid w:val="004A5A07"/>
    <w:rsid w:val="004B4004"/>
    <w:rsid w:val="004B62B5"/>
    <w:rsid w:val="004B756C"/>
    <w:rsid w:val="004C066D"/>
    <w:rsid w:val="004C2349"/>
    <w:rsid w:val="004C35AD"/>
    <w:rsid w:val="004C3974"/>
    <w:rsid w:val="004C6200"/>
    <w:rsid w:val="004C6A8B"/>
    <w:rsid w:val="004D21A7"/>
    <w:rsid w:val="004D23B2"/>
    <w:rsid w:val="004D781E"/>
    <w:rsid w:val="004D7E76"/>
    <w:rsid w:val="004E0AC8"/>
    <w:rsid w:val="004E2195"/>
    <w:rsid w:val="004E2CE4"/>
    <w:rsid w:val="004E61A1"/>
    <w:rsid w:val="004F1313"/>
    <w:rsid w:val="004F2F4D"/>
    <w:rsid w:val="004F451B"/>
    <w:rsid w:val="004F57FB"/>
    <w:rsid w:val="004F5A39"/>
    <w:rsid w:val="00500589"/>
    <w:rsid w:val="00500E99"/>
    <w:rsid w:val="00500F81"/>
    <w:rsid w:val="0050111F"/>
    <w:rsid w:val="00501693"/>
    <w:rsid w:val="005028EC"/>
    <w:rsid w:val="00503231"/>
    <w:rsid w:val="00503C4D"/>
    <w:rsid w:val="00503D85"/>
    <w:rsid w:val="005050E9"/>
    <w:rsid w:val="00507B44"/>
    <w:rsid w:val="005107D8"/>
    <w:rsid w:val="005117B5"/>
    <w:rsid w:val="00513669"/>
    <w:rsid w:val="00514FB6"/>
    <w:rsid w:val="00515E84"/>
    <w:rsid w:val="00517386"/>
    <w:rsid w:val="00517A2E"/>
    <w:rsid w:val="005203A6"/>
    <w:rsid w:val="0052340D"/>
    <w:rsid w:val="00524481"/>
    <w:rsid w:val="005265B1"/>
    <w:rsid w:val="00532024"/>
    <w:rsid w:val="00532A7B"/>
    <w:rsid w:val="00533A6C"/>
    <w:rsid w:val="00535803"/>
    <w:rsid w:val="00535A14"/>
    <w:rsid w:val="005361B4"/>
    <w:rsid w:val="00537AC1"/>
    <w:rsid w:val="00542238"/>
    <w:rsid w:val="005436AC"/>
    <w:rsid w:val="00545037"/>
    <w:rsid w:val="00550E07"/>
    <w:rsid w:val="00552349"/>
    <w:rsid w:val="00554EDF"/>
    <w:rsid w:val="00557FCB"/>
    <w:rsid w:val="0056019B"/>
    <w:rsid w:val="00560E6A"/>
    <w:rsid w:val="00561E97"/>
    <w:rsid w:val="0056208C"/>
    <w:rsid w:val="00562400"/>
    <w:rsid w:val="0056571A"/>
    <w:rsid w:val="00572612"/>
    <w:rsid w:val="00572B0A"/>
    <w:rsid w:val="0057608E"/>
    <w:rsid w:val="005768EA"/>
    <w:rsid w:val="00576BDD"/>
    <w:rsid w:val="005779C8"/>
    <w:rsid w:val="00577E99"/>
    <w:rsid w:val="005814E1"/>
    <w:rsid w:val="005828F7"/>
    <w:rsid w:val="00582A05"/>
    <w:rsid w:val="0058662D"/>
    <w:rsid w:val="0058759F"/>
    <w:rsid w:val="00590E19"/>
    <w:rsid w:val="00592078"/>
    <w:rsid w:val="00592719"/>
    <w:rsid w:val="00594FD9"/>
    <w:rsid w:val="00595B28"/>
    <w:rsid w:val="00595C46"/>
    <w:rsid w:val="005A1C77"/>
    <w:rsid w:val="005A20C4"/>
    <w:rsid w:val="005A2D28"/>
    <w:rsid w:val="005A4981"/>
    <w:rsid w:val="005A4D92"/>
    <w:rsid w:val="005A5EB7"/>
    <w:rsid w:val="005A6746"/>
    <w:rsid w:val="005A77C3"/>
    <w:rsid w:val="005B1C34"/>
    <w:rsid w:val="005B2C76"/>
    <w:rsid w:val="005B341D"/>
    <w:rsid w:val="005B6F44"/>
    <w:rsid w:val="005B7A12"/>
    <w:rsid w:val="005C3AD0"/>
    <w:rsid w:val="005C70AC"/>
    <w:rsid w:val="005D26BA"/>
    <w:rsid w:val="005D4AB1"/>
    <w:rsid w:val="005D60DF"/>
    <w:rsid w:val="005E1105"/>
    <w:rsid w:val="005E3F77"/>
    <w:rsid w:val="005E4BAD"/>
    <w:rsid w:val="005E55F6"/>
    <w:rsid w:val="005E6A41"/>
    <w:rsid w:val="005F01AF"/>
    <w:rsid w:val="005F02DB"/>
    <w:rsid w:val="005F1C2C"/>
    <w:rsid w:val="005F4542"/>
    <w:rsid w:val="005F6CA5"/>
    <w:rsid w:val="005F7AA5"/>
    <w:rsid w:val="006000E2"/>
    <w:rsid w:val="00601BEE"/>
    <w:rsid w:val="0060281A"/>
    <w:rsid w:val="0060407C"/>
    <w:rsid w:val="00604E39"/>
    <w:rsid w:val="006053CF"/>
    <w:rsid w:val="00606FD0"/>
    <w:rsid w:val="00607E75"/>
    <w:rsid w:val="0061083E"/>
    <w:rsid w:val="0061188B"/>
    <w:rsid w:val="0061468A"/>
    <w:rsid w:val="00615FB7"/>
    <w:rsid w:val="00617A27"/>
    <w:rsid w:val="00620B41"/>
    <w:rsid w:val="00620DDC"/>
    <w:rsid w:val="0062237E"/>
    <w:rsid w:val="00623EFE"/>
    <w:rsid w:val="00627D27"/>
    <w:rsid w:val="0063013F"/>
    <w:rsid w:val="006331D1"/>
    <w:rsid w:val="006335B4"/>
    <w:rsid w:val="0063459C"/>
    <w:rsid w:val="006355BF"/>
    <w:rsid w:val="006356DF"/>
    <w:rsid w:val="00635CE9"/>
    <w:rsid w:val="0063608A"/>
    <w:rsid w:val="00636893"/>
    <w:rsid w:val="006402F2"/>
    <w:rsid w:val="0064137B"/>
    <w:rsid w:val="00641DAD"/>
    <w:rsid w:val="00642F8C"/>
    <w:rsid w:val="006444F9"/>
    <w:rsid w:val="00645490"/>
    <w:rsid w:val="0064558D"/>
    <w:rsid w:val="006478F5"/>
    <w:rsid w:val="0065268E"/>
    <w:rsid w:val="00654192"/>
    <w:rsid w:val="00656104"/>
    <w:rsid w:val="00657900"/>
    <w:rsid w:val="00657993"/>
    <w:rsid w:val="00660ABE"/>
    <w:rsid w:val="00662874"/>
    <w:rsid w:val="00662FB4"/>
    <w:rsid w:val="00670ADF"/>
    <w:rsid w:val="00670F71"/>
    <w:rsid w:val="0067112B"/>
    <w:rsid w:val="0067212F"/>
    <w:rsid w:val="0067291A"/>
    <w:rsid w:val="00673C85"/>
    <w:rsid w:val="006749BC"/>
    <w:rsid w:val="00675430"/>
    <w:rsid w:val="00676155"/>
    <w:rsid w:val="006765B9"/>
    <w:rsid w:val="00676C5B"/>
    <w:rsid w:val="00680495"/>
    <w:rsid w:val="0068159E"/>
    <w:rsid w:val="006840CD"/>
    <w:rsid w:val="00684546"/>
    <w:rsid w:val="00686F6A"/>
    <w:rsid w:val="0068777D"/>
    <w:rsid w:val="006878F8"/>
    <w:rsid w:val="006938E3"/>
    <w:rsid w:val="006959B8"/>
    <w:rsid w:val="006973DB"/>
    <w:rsid w:val="006A0544"/>
    <w:rsid w:val="006A1433"/>
    <w:rsid w:val="006A2E84"/>
    <w:rsid w:val="006A3D26"/>
    <w:rsid w:val="006B00AD"/>
    <w:rsid w:val="006B02D8"/>
    <w:rsid w:val="006B1BBA"/>
    <w:rsid w:val="006B423A"/>
    <w:rsid w:val="006B75BB"/>
    <w:rsid w:val="006B7ABB"/>
    <w:rsid w:val="006B7EAF"/>
    <w:rsid w:val="006C0156"/>
    <w:rsid w:val="006C0AED"/>
    <w:rsid w:val="006C3312"/>
    <w:rsid w:val="006C33E7"/>
    <w:rsid w:val="006C3D86"/>
    <w:rsid w:val="006C3ECD"/>
    <w:rsid w:val="006C3F43"/>
    <w:rsid w:val="006C44D8"/>
    <w:rsid w:val="006C5C29"/>
    <w:rsid w:val="006C650C"/>
    <w:rsid w:val="006C6BBB"/>
    <w:rsid w:val="006C6BF1"/>
    <w:rsid w:val="006C7901"/>
    <w:rsid w:val="006D1057"/>
    <w:rsid w:val="006D13E3"/>
    <w:rsid w:val="006D4D8D"/>
    <w:rsid w:val="006D4E7C"/>
    <w:rsid w:val="006D5B2E"/>
    <w:rsid w:val="006D5ED3"/>
    <w:rsid w:val="006D775A"/>
    <w:rsid w:val="006D793C"/>
    <w:rsid w:val="006D7C04"/>
    <w:rsid w:val="006D7ED4"/>
    <w:rsid w:val="006E211E"/>
    <w:rsid w:val="006E24ED"/>
    <w:rsid w:val="006E2706"/>
    <w:rsid w:val="006E3046"/>
    <w:rsid w:val="006E3FEA"/>
    <w:rsid w:val="006E404E"/>
    <w:rsid w:val="006E7291"/>
    <w:rsid w:val="006F05F9"/>
    <w:rsid w:val="006F08FC"/>
    <w:rsid w:val="006F13E8"/>
    <w:rsid w:val="006F32E1"/>
    <w:rsid w:val="006F3745"/>
    <w:rsid w:val="006F3F28"/>
    <w:rsid w:val="006F5478"/>
    <w:rsid w:val="006F5DB3"/>
    <w:rsid w:val="006F68D0"/>
    <w:rsid w:val="006F6D07"/>
    <w:rsid w:val="00702137"/>
    <w:rsid w:val="00702D44"/>
    <w:rsid w:val="00703431"/>
    <w:rsid w:val="00705693"/>
    <w:rsid w:val="00705CC7"/>
    <w:rsid w:val="00706395"/>
    <w:rsid w:val="00706F3E"/>
    <w:rsid w:val="0070727B"/>
    <w:rsid w:val="00707DF7"/>
    <w:rsid w:val="00710353"/>
    <w:rsid w:val="00710DF5"/>
    <w:rsid w:val="00711329"/>
    <w:rsid w:val="007145D6"/>
    <w:rsid w:val="007148BF"/>
    <w:rsid w:val="007152D9"/>
    <w:rsid w:val="0071733A"/>
    <w:rsid w:val="00724957"/>
    <w:rsid w:val="00727CBC"/>
    <w:rsid w:val="0073256E"/>
    <w:rsid w:val="00732F37"/>
    <w:rsid w:val="007330A5"/>
    <w:rsid w:val="00733C17"/>
    <w:rsid w:val="007415E4"/>
    <w:rsid w:val="00741EF5"/>
    <w:rsid w:val="0074227A"/>
    <w:rsid w:val="00743287"/>
    <w:rsid w:val="00744BFB"/>
    <w:rsid w:val="00746801"/>
    <w:rsid w:val="00746E0D"/>
    <w:rsid w:val="0074742B"/>
    <w:rsid w:val="00751093"/>
    <w:rsid w:val="00751953"/>
    <w:rsid w:val="007546D0"/>
    <w:rsid w:val="00754BD6"/>
    <w:rsid w:val="00756ABD"/>
    <w:rsid w:val="007602E8"/>
    <w:rsid w:val="007614DD"/>
    <w:rsid w:val="0076402F"/>
    <w:rsid w:val="00764FE9"/>
    <w:rsid w:val="007675DC"/>
    <w:rsid w:val="0077448B"/>
    <w:rsid w:val="00774AE4"/>
    <w:rsid w:val="00776ADB"/>
    <w:rsid w:val="00781CC5"/>
    <w:rsid w:val="0078215E"/>
    <w:rsid w:val="007830CB"/>
    <w:rsid w:val="00784994"/>
    <w:rsid w:val="00787067"/>
    <w:rsid w:val="00790026"/>
    <w:rsid w:val="0079264F"/>
    <w:rsid w:val="0079393E"/>
    <w:rsid w:val="007A1557"/>
    <w:rsid w:val="007A1673"/>
    <w:rsid w:val="007A210A"/>
    <w:rsid w:val="007A354C"/>
    <w:rsid w:val="007A3D9B"/>
    <w:rsid w:val="007A531F"/>
    <w:rsid w:val="007A67FE"/>
    <w:rsid w:val="007B1239"/>
    <w:rsid w:val="007B14A9"/>
    <w:rsid w:val="007B33A8"/>
    <w:rsid w:val="007B33C0"/>
    <w:rsid w:val="007B38B9"/>
    <w:rsid w:val="007B3F52"/>
    <w:rsid w:val="007B4B96"/>
    <w:rsid w:val="007B731A"/>
    <w:rsid w:val="007C128B"/>
    <w:rsid w:val="007C247C"/>
    <w:rsid w:val="007C3E22"/>
    <w:rsid w:val="007C5C97"/>
    <w:rsid w:val="007D04FC"/>
    <w:rsid w:val="007D175D"/>
    <w:rsid w:val="007D36EB"/>
    <w:rsid w:val="007D72E2"/>
    <w:rsid w:val="007E066D"/>
    <w:rsid w:val="007E4C18"/>
    <w:rsid w:val="007E52CA"/>
    <w:rsid w:val="007E54B7"/>
    <w:rsid w:val="007E62B0"/>
    <w:rsid w:val="007E721A"/>
    <w:rsid w:val="007E738E"/>
    <w:rsid w:val="007F0AEF"/>
    <w:rsid w:val="007F1123"/>
    <w:rsid w:val="007F19ED"/>
    <w:rsid w:val="007F3A06"/>
    <w:rsid w:val="007F47E8"/>
    <w:rsid w:val="007F4F98"/>
    <w:rsid w:val="007F5358"/>
    <w:rsid w:val="007F5778"/>
    <w:rsid w:val="007F6656"/>
    <w:rsid w:val="00801997"/>
    <w:rsid w:val="00801A89"/>
    <w:rsid w:val="00803094"/>
    <w:rsid w:val="00803E8F"/>
    <w:rsid w:val="00805C20"/>
    <w:rsid w:val="008065C4"/>
    <w:rsid w:val="008123CC"/>
    <w:rsid w:val="00813F25"/>
    <w:rsid w:val="0081480A"/>
    <w:rsid w:val="00814C93"/>
    <w:rsid w:val="0082395D"/>
    <w:rsid w:val="00823BCB"/>
    <w:rsid w:val="00824AA3"/>
    <w:rsid w:val="0082641E"/>
    <w:rsid w:val="00830407"/>
    <w:rsid w:val="008311AC"/>
    <w:rsid w:val="00831E92"/>
    <w:rsid w:val="00835DFA"/>
    <w:rsid w:val="00836924"/>
    <w:rsid w:val="00841214"/>
    <w:rsid w:val="00842233"/>
    <w:rsid w:val="008424BB"/>
    <w:rsid w:val="00846200"/>
    <w:rsid w:val="00846F17"/>
    <w:rsid w:val="00847F63"/>
    <w:rsid w:val="008501CE"/>
    <w:rsid w:val="00850868"/>
    <w:rsid w:val="00852B36"/>
    <w:rsid w:val="00853A4E"/>
    <w:rsid w:val="00854474"/>
    <w:rsid w:val="00857584"/>
    <w:rsid w:val="00860F66"/>
    <w:rsid w:val="0086167A"/>
    <w:rsid w:val="00862162"/>
    <w:rsid w:val="00863563"/>
    <w:rsid w:val="00863B16"/>
    <w:rsid w:val="00864AB2"/>
    <w:rsid w:val="00867165"/>
    <w:rsid w:val="00867813"/>
    <w:rsid w:val="008745DC"/>
    <w:rsid w:val="00876349"/>
    <w:rsid w:val="00877019"/>
    <w:rsid w:val="00880070"/>
    <w:rsid w:val="00881B18"/>
    <w:rsid w:val="00881BAE"/>
    <w:rsid w:val="00886369"/>
    <w:rsid w:val="00886935"/>
    <w:rsid w:val="0088703B"/>
    <w:rsid w:val="00887A3F"/>
    <w:rsid w:val="00887E50"/>
    <w:rsid w:val="00892D6E"/>
    <w:rsid w:val="00893CE5"/>
    <w:rsid w:val="00895760"/>
    <w:rsid w:val="008958B8"/>
    <w:rsid w:val="00896D93"/>
    <w:rsid w:val="008973A8"/>
    <w:rsid w:val="008A0969"/>
    <w:rsid w:val="008A2D0D"/>
    <w:rsid w:val="008A2DC7"/>
    <w:rsid w:val="008A5C0D"/>
    <w:rsid w:val="008B0D9E"/>
    <w:rsid w:val="008B1A5A"/>
    <w:rsid w:val="008B242F"/>
    <w:rsid w:val="008B320D"/>
    <w:rsid w:val="008B4802"/>
    <w:rsid w:val="008C0AD2"/>
    <w:rsid w:val="008C235D"/>
    <w:rsid w:val="008C5930"/>
    <w:rsid w:val="008C5E86"/>
    <w:rsid w:val="008C653F"/>
    <w:rsid w:val="008D0E5C"/>
    <w:rsid w:val="008D28FB"/>
    <w:rsid w:val="008E02F1"/>
    <w:rsid w:val="008E1DED"/>
    <w:rsid w:val="008E528C"/>
    <w:rsid w:val="008E5C27"/>
    <w:rsid w:val="008E6A08"/>
    <w:rsid w:val="008E7F19"/>
    <w:rsid w:val="008F197C"/>
    <w:rsid w:val="008F2A34"/>
    <w:rsid w:val="008F2C75"/>
    <w:rsid w:val="008F36A5"/>
    <w:rsid w:val="00901280"/>
    <w:rsid w:val="00901870"/>
    <w:rsid w:val="00907CCB"/>
    <w:rsid w:val="009107D0"/>
    <w:rsid w:val="00911D68"/>
    <w:rsid w:val="00912EB2"/>
    <w:rsid w:val="009133E5"/>
    <w:rsid w:val="009149E7"/>
    <w:rsid w:val="00915EBF"/>
    <w:rsid w:val="009167F5"/>
    <w:rsid w:val="009211A1"/>
    <w:rsid w:val="00923DC9"/>
    <w:rsid w:val="009261AC"/>
    <w:rsid w:val="00926989"/>
    <w:rsid w:val="00927606"/>
    <w:rsid w:val="009303BA"/>
    <w:rsid w:val="00931403"/>
    <w:rsid w:val="00931BA9"/>
    <w:rsid w:val="00931EB3"/>
    <w:rsid w:val="00932ABA"/>
    <w:rsid w:val="009330D8"/>
    <w:rsid w:val="00935C09"/>
    <w:rsid w:val="009362DB"/>
    <w:rsid w:val="00936DE8"/>
    <w:rsid w:val="0093752B"/>
    <w:rsid w:val="00943102"/>
    <w:rsid w:val="009431E8"/>
    <w:rsid w:val="00943722"/>
    <w:rsid w:val="00946311"/>
    <w:rsid w:val="00951F7F"/>
    <w:rsid w:val="00952292"/>
    <w:rsid w:val="0095285E"/>
    <w:rsid w:val="00953E0B"/>
    <w:rsid w:val="0096286B"/>
    <w:rsid w:val="00962891"/>
    <w:rsid w:val="0096648B"/>
    <w:rsid w:val="00970E49"/>
    <w:rsid w:val="0097148D"/>
    <w:rsid w:val="009715B1"/>
    <w:rsid w:val="00971EA7"/>
    <w:rsid w:val="009727FD"/>
    <w:rsid w:val="009733AD"/>
    <w:rsid w:val="00976397"/>
    <w:rsid w:val="00976E9F"/>
    <w:rsid w:val="00977452"/>
    <w:rsid w:val="0098042A"/>
    <w:rsid w:val="00980F87"/>
    <w:rsid w:val="009826AF"/>
    <w:rsid w:val="00983218"/>
    <w:rsid w:val="009854F2"/>
    <w:rsid w:val="0098652B"/>
    <w:rsid w:val="00987F16"/>
    <w:rsid w:val="009941B3"/>
    <w:rsid w:val="00994FE2"/>
    <w:rsid w:val="00996F46"/>
    <w:rsid w:val="009A0756"/>
    <w:rsid w:val="009A2087"/>
    <w:rsid w:val="009A4A5A"/>
    <w:rsid w:val="009A5641"/>
    <w:rsid w:val="009A642E"/>
    <w:rsid w:val="009B0DE1"/>
    <w:rsid w:val="009B1ADA"/>
    <w:rsid w:val="009B2515"/>
    <w:rsid w:val="009B4245"/>
    <w:rsid w:val="009B5694"/>
    <w:rsid w:val="009C03D0"/>
    <w:rsid w:val="009C23B7"/>
    <w:rsid w:val="009C53D4"/>
    <w:rsid w:val="009C66E4"/>
    <w:rsid w:val="009C66F5"/>
    <w:rsid w:val="009C6D50"/>
    <w:rsid w:val="009C717B"/>
    <w:rsid w:val="009C79EA"/>
    <w:rsid w:val="009D10E6"/>
    <w:rsid w:val="009D1689"/>
    <w:rsid w:val="009D373E"/>
    <w:rsid w:val="009D6B91"/>
    <w:rsid w:val="009D7D79"/>
    <w:rsid w:val="009E15A8"/>
    <w:rsid w:val="009E1EA8"/>
    <w:rsid w:val="009E22E3"/>
    <w:rsid w:val="009E6C45"/>
    <w:rsid w:val="009E7959"/>
    <w:rsid w:val="009F1230"/>
    <w:rsid w:val="009F17CA"/>
    <w:rsid w:val="009F32D5"/>
    <w:rsid w:val="009F4066"/>
    <w:rsid w:val="009F421D"/>
    <w:rsid w:val="009F5D6F"/>
    <w:rsid w:val="00A015C4"/>
    <w:rsid w:val="00A018CD"/>
    <w:rsid w:val="00A018F3"/>
    <w:rsid w:val="00A03C69"/>
    <w:rsid w:val="00A04D36"/>
    <w:rsid w:val="00A06BD0"/>
    <w:rsid w:val="00A0758C"/>
    <w:rsid w:val="00A10A60"/>
    <w:rsid w:val="00A10F62"/>
    <w:rsid w:val="00A12A1E"/>
    <w:rsid w:val="00A14A06"/>
    <w:rsid w:val="00A208D3"/>
    <w:rsid w:val="00A21261"/>
    <w:rsid w:val="00A22A8E"/>
    <w:rsid w:val="00A2315E"/>
    <w:rsid w:val="00A232A0"/>
    <w:rsid w:val="00A2334A"/>
    <w:rsid w:val="00A23BDE"/>
    <w:rsid w:val="00A23DD1"/>
    <w:rsid w:val="00A277C8"/>
    <w:rsid w:val="00A34F95"/>
    <w:rsid w:val="00A35636"/>
    <w:rsid w:val="00A35703"/>
    <w:rsid w:val="00A35C90"/>
    <w:rsid w:val="00A360D1"/>
    <w:rsid w:val="00A375A8"/>
    <w:rsid w:val="00A3788C"/>
    <w:rsid w:val="00A3788E"/>
    <w:rsid w:val="00A37A98"/>
    <w:rsid w:val="00A411B5"/>
    <w:rsid w:val="00A4154F"/>
    <w:rsid w:val="00A43DAE"/>
    <w:rsid w:val="00A47776"/>
    <w:rsid w:val="00A477F7"/>
    <w:rsid w:val="00A47BAD"/>
    <w:rsid w:val="00A50250"/>
    <w:rsid w:val="00A50D84"/>
    <w:rsid w:val="00A52ABC"/>
    <w:rsid w:val="00A53F37"/>
    <w:rsid w:val="00A5493F"/>
    <w:rsid w:val="00A54C20"/>
    <w:rsid w:val="00A54E26"/>
    <w:rsid w:val="00A55C54"/>
    <w:rsid w:val="00A56834"/>
    <w:rsid w:val="00A573CE"/>
    <w:rsid w:val="00A60020"/>
    <w:rsid w:val="00A6504A"/>
    <w:rsid w:val="00A67E4B"/>
    <w:rsid w:val="00A726AD"/>
    <w:rsid w:val="00A744B0"/>
    <w:rsid w:val="00A759CD"/>
    <w:rsid w:val="00A76506"/>
    <w:rsid w:val="00A82AFF"/>
    <w:rsid w:val="00A82B0F"/>
    <w:rsid w:val="00A83232"/>
    <w:rsid w:val="00A8379F"/>
    <w:rsid w:val="00A8447D"/>
    <w:rsid w:val="00A863E6"/>
    <w:rsid w:val="00A9017C"/>
    <w:rsid w:val="00A9139C"/>
    <w:rsid w:val="00A921ED"/>
    <w:rsid w:val="00A960D4"/>
    <w:rsid w:val="00AA01CC"/>
    <w:rsid w:val="00AA1E56"/>
    <w:rsid w:val="00AA24F4"/>
    <w:rsid w:val="00AA351E"/>
    <w:rsid w:val="00AA40AB"/>
    <w:rsid w:val="00AB03B9"/>
    <w:rsid w:val="00AB0EAA"/>
    <w:rsid w:val="00AB2A8A"/>
    <w:rsid w:val="00AB2EA1"/>
    <w:rsid w:val="00AB3595"/>
    <w:rsid w:val="00AC0164"/>
    <w:rsid w:val="00AC051F"/>
    <w:rsid w:val="00AC1285"/>
    <w:rsid w:val="00AC1E6C"/>
    <w:rsid w:val="00AC2235"/>
    <w:rsid w:val="00AC3D59"/>
    <w:rsid w:val="00AC3F27"/>
    <w:rsid w:val="00AC587D"/>
    <w:rsid w:val="00AC6155"/>
    <w:rsid w:val="00AC70F4"/>
    <w:rsid w:val="00AC74A0"/>
    <w:rsid w:val="00AD0BEA"/>
    <w:rsid w:val="00AD2514"/>
    <w:rsid w:val="00AD373A"/>
    <w:rsid w:val="00AD5052"/>
    <w:rsid w:val="00AD68E7"/>
    <w:rsid w:val="00AD6DC9"/>
    <w:rsid w:val="00AE0535"/>
    <w:rsid w:val="00AE1012"/>
    <w:rsid w:val="00AE2235"/>
    <w:rsid w:val="00AE31AC"/>
    <w:rsid w:val="00AE3DF3"/>
    <w:rsid w:val="00AE6819"/>
    <w:rsid w:val="00AE7106"/>
    <w:rsid w:val="00AF0A19"/>
    <w:rsid w:val="00AF1A7D"/>
    <w:rsid w:val="00AF41E5"/>
    <w:rsid w:val="00AF5373"/>
    <w:rsid w:val="00AF6302"/>
    <w:rsid w:val="00AF64C2"/>
    <w:rsid w:val="00B01EBF"/>
    <w:rsid w:val="00B0225B"/>
    <w:rsid w:val="00B0260C"/>
    <w:rsid w:val="00B071CC"/>
    <w:rsid w:val="00B11E24"/>
    <w:rsid w:val="00B16F32"/>
    <w:rsid w:val="00B175D9"/>
    <w:rsid w:val="00B20008"/>
    <w:rsid w:val="00B20201"/>
    <w:rsid w:val="00B20311"/>
    <w:rsid w:val="00B2181D"/>
    <w:rsid w:val="00B21EBB"/>
    <w:rsid w:val="00B23C05"/>
    <w:rsid w:val="00B24E5C"/>
    <w:rsid w:val="00B25D36"/>
    <w:rsid w:val="00B26509"/>
    <w:rsid w:val="00B32878"/>
    <w:rsid w:val="00B3373A"/>
    <w:rsid w:val="00B36FEC"/>
    <w:rsid w:val="00B37E97"/>
    <w:rsid w:val="00B40B99"/>
    <w:rsid w:val="00B41D66"/>
    <w:rsid w:val="00B41DF6"/>
    <w:rsid w:val="00B42311"/>
    <w:rsid w:val="00B423E4"/>
    <w:rsid w:val="00B44D64"/>
    <w:rsid w:val="00B461F9"/>
    <w:rsid w:val="00B468F3"/>
    <w:rsid w:val="00B50916"/>
    <w:rsid w:val="00B51228"/>
    <w:rsid w:val="00B51556"/>
    <w:rsid w:val="00B518C8"/>
    <w:rsid w:val="00B522A1"/>
    <w:rsid w:val="00B53373"/>
    <w:rsid w:val="00B5383A"/>
    <w:rsid w:val="00B602FD"/>
    <w:rsid w:val="00B60484"/>
    <w:rsid w:val="00B61722"/>
    <w:rsid w:val="00B64175"/>
    <w:rsid w:val="00B666B4"/>
    <w:rsid w:val="00B66A37"/>
    <w:rsid w:val="00B67512"/>
    <w:rsid w:val="00B700E4"/>
    <w:rsid w:val="00B71213"/>
    <w:rsid w:val="00B72402"/>
    <w:rsid w:val="00B7294D"/>
    <w:rsid w:val="00B72CAD"/>
    <w:rsid w:val="00B75606"/>
    <w:rsid w:val="00B76D28"/>
    <w:rsid w:val="00B774CB"/>
    <w:rsid w:val="00B77BD3"/>
    <w:rsid w:val="00B81219"/>
    <w:rsid w:val="00B82B36"/>
    <w:rsid w:val="00B83427"/>
    <w:rsid w:val="00B84670"/>
    <w:rsid w:val="00B84C24"/>
    <w:rsid w:val="00B9060E"/>
    <w:rsid w:val="00B92B70"/>
    <w:rsid w:val="00BA067F"/>
    <w:rsid w:val="00BA26EF"/>
    <w:rsid w:val="00BA449F"/>
    <w:rsid w:val="00BA4952"/>
    <w:rsid w:val="00BA51EC"/>
    <w:rsid w:val="00BA7413"/>
    <w:rsid w:val="00BB10C8"/>
    <w:rsid w:val="00BB2BCE"/>
    <w:rsid w:val="00BB33BB"/>
    <w:rsid w:val="00BB3A8F"/>
    <w:rsid w:val="00BB4B68"/>
    <w:rsid w:val="00BB4E5F"/>
    <w:rsid w:val="00BC0347"/>
    <w:rsid w:val="00BC3255"/>
    <w:rsid w:val="00BC494A"/>
    <w:rsid w:val="00BC51CE"/>
    <w:rsid w:val="00BC5320"/>
    <w:rsid w:val="00BC5A54"/>
    <w:rsid w:val="00BC753D"/>
    <w:rsid w:val="00BD09B0"/>
    <w:rsid w:val="00BD17F3"/>
    <w:rsid w:val="00BD1832"/>
    <w:rsid w:val="00BD293B"/>
    <w:rsid w:val="00BD361D"/>
    <w:rsid w:val="00BD658C"/>
    <w:rsid w:val="00BE084C"/>
    <w:rsid w:val="00BE1299"/>
    <w:rsid w:val="00BE2113"/>
    <w:rsid w:val="00BE2C52"/>
    <w:rsid w:val="00BE3739"/>
    <w:rsid w:val="00BE39EA"/>
    <w:rsid w:val="00BE5518"/>
    <w:rsid w:val="00BE5D41"/>
    <w:rsid w:val="00BF0297"/>
    <w:rsid w:val="00BF07E6"/>
    <w:rsid w:val="00BF3FB1"/>
    <w:rsid w:val="00BF7CEE"/>
    <w:rsid w:val="00BF7D9E"/>
    <w:rsid w:val="00C00E1F"/>
    <w:rsid w:val="00C013FF"/>
    <w:rsid w:val="00C01953"/>
    <w:rsid w:val="00C01CDF"/>
    <w:rsid w:val="00C03CE0"/>
    <w:rsid w:val="00C04B85"/>
    <w:rsid w:val="00C05816"/>
    <w:rsid w:val="00C0645C"/>
    <w:rsid w:val="00C06B0D"/>
    <w:rsid w:val="00C06BD7"/>
    <w:rsid w:val="00C1021E"/>
    <w:rsid w:val="00C1147B"/>
    <w:rsid w:val="00C13299"/>
    <w:rsid w:val="00C14331"/>
    <w:rsid w:val="00C152AD"/>
    <w:rsid w:val="00C1546D"/>
    <w:rsid w:val="00C162F4"/>
    <w:rsid w:val="00C16FF1"/>
    <w:rsid w:val="00C21C19"/>
    <w:rsid w:val="00C238CE"/>
    <w:rsid w:val="00C23AFE"/>
    <w:rsid w:val="00C2448F"/>
    <w:rsid w:val="00C31354"/>
    <w:rsid w:val="00C350EB"/>
    <w:rsid w:val="00C3596C"/>
    <w:rsid w:val="00C3690B"/>
    <w:rsid w:val="00C36B00"/>
    <w:rsid w:val="00C37E41"/>
    <w:rsid w:val="00C43165"/>
    <w:rsid w:val="00C47791"/>
    <w:rsid w:val="00C47B58"/>
    <w:rsid w:val="00C47FCD"/>
    <w:rsid w:val="00C54121"/>
    <w:rsid w:val="00C544FC"/>
    <w:rsid w:val="00C60684"/>
    <w:rsid w:val="00C64C95"/>
    <w:rsid w:val="00C72BB9"/>
    <w:rsid w:val="00C73CF0"/>
    <w:rsid w:val="00C75303"/>
    <w:rsid w:val="00C75970"/>
    <w:rsid w:val="00C75A73"/>
    <w:rsid w:val="00C76EC8"/>
    <w:rsid w:val="00C77AFE"/>
    <w:rsid w:val="00C818E3"/>
    <w:rsid w:val="00C844AC"/>
    <w:rsid w:val="00C844D7"/>
    <w:rsid w:val="00C876E7"/>
    <w:rsid w:val="00C914B2"/>
    <w:rsid w:val="00C91C66"/>
    <w:rsid w:val="00C932AA"/>
    <w:rsid w:val="00C93DDB"/>
    <w:rsid w:val="00C958B3"/>
    <w:rsid w:val="00C96381"/>
    <w:rsid w:val="00C969E3"/>
    <w:rsid w:val="00CA2ADD"/>
    <w:rsid w:val="00CA34FD"/>
    <w:rsid w:val="00CA375D"/>
    <w:rsid w:val="00CA704C"/>
    <w:rsid w:val="00CA73A7"/>
    <w:rsid w:val="00CB4D64"/>
    <w:rsid w:val="00CB54A9"/>
    <w:rsid w:val="00CC0A0F"/>
    <w:rsid w:val="00CC0ACB"/>
    <w:rsid w:val="00CC42E4"/>
    <w:rsid w:val="00CC48A9"/>
    <w:rsid w:val="00CC5BAC"/>
    <w:rsid w:val="00CC6E60"/>
    <w:rsid w:val="00CC78CB"/>
    <w:rsid w:val="00CC7AA8"/>
    <w:rsid w:val="00CD2A70"/>
    <w:rsid w:val="00CD3159"/>
    <w:rsid w:val="00CD4C52"/>
    <w:rsid w:val="00CD5DB9"/>
    <w:rsid w:val="00CD63E2"/>
    <w:rsid w:val="00CD6CF6"/>
    <w:rsid w:val="00CE0C1D"/>
    <w:rsid w:val="00CE4076"/>
    <w:rsid w:val="00CE4368"/>
    <w:rsid w:val="00CE61E1"/>
    <w:rsid w:val="00CE6AA4"/>
    <w:rsid w:val="00CF146E"/>
    <w:rsid w:val="00CF1E85"/>
    <w:rsid w:val="00CF28E4"/>
    <w:rsid w:val="00CF54F1"/>
    <w:rsid w:val="00D0264B"/>
    <w:rsid w:val="00D027BB"/>
    <w:rsid w:val="00D02E5A"/>
    <w:rsid w:val="00D04095"/>
    <w:rsid w:val="00D04846"/>
    <w:rsid w:val="00D10554"/>
    <w:rsid w:val="00D1123E"/>
    <w:rsid w:val="00D11981"/>
    <w:rsid w:val="00D11A01"/>
    <w:rsid w:val="00D11D1B"/>
    <w:rsid w:val="00D13281"/>
    <w:rsid w:val="00D145E6"/>
    <w:rsid w:val="00D15204"/>
    <w:rsid w:val="00D15245"/>
    <w:rsid w:val="00D15333"/>
    <w:rsid w:val="00D16082"/>
    <w:rsid w:val="00D2202D"/>
    <w:rsid w:val="00D2270F"/>
    <w:rsid w:val="00D22B08"/>
    <w:rsid w:val="00D25082"/>
    <w:rsid w:val="00D252CE"/>
    <w:rsid w:val="00D27028"/>
    <w:rsid w:val="00D2741C"/>
    <w:rsid w:val="00D33F39"/>
    <w:rsid w:val="00D343DC"/>
    <w:rsid w:val="00D345CE"/>
    <w:rsid w:val="00D3779A"/>
    <w:rsid w:val="00D41770"/>
    <w:rsid w:val="00D41893"/>
    <w:rsid w:val="00D44AA9"/>
    <w:rsid w:val="00D44B0E"/>
    <w:rsid w:val="00D45ED6"/>
    <w:rsid w:val="00D503C0"/>
    <w:rsid w:val="00D50CC0"/>
    <w:rsid w:val="00D5358D"/>
    <w:rsid w:val="00D54F08"/>
    <w:rsid w:val="00D573ED"/>
    <w:rsid w:val="00D57F2D"/>
    <w:rsid w:val="00D608DD"/>
    <w:rsid w:val="00D60A4A"/>
    <w:rsid w:val="00D60FF2"/>
    <w:rsid w:val="00D6312E"/>
    <w:rsid w:val="00D63C2A"/>
    <w:rsid w:val="00D70E85"/>
    <w:rsid w:val="00D71168"/>
    <w:rsid w:val="00D71D0A"/>
    <w:rsid w:val="00D726A4"/>
    <w:rsid w:val="00D727EF"/>
    <w:rsid w:val="00D731ED"/>
    <w:rsid w:val="00D73D06"/>
    <w:rsid w:val="00D7435E"/>
    <w:rsid w:val="00D744C2"/>
    <w:rsid w:val="00D7500A"/>
    <w:rsid w:val="00D76117"/>
    <w:rsid w:val="00D774D7"/>
    <w:rsid w:val="00D83CC4"/>
    <w:rsid w:val="00D8493D"/>
    <w:rsid w:val="00D86E70"/>
    <w:rsid w:val="00D878F1"/>
    <w:rsid w:val="00D87AE3"/>
    <w:rsid w:val="00D904F2"/>
    <w:rsid w:val="00D90886"/>
    <w:rsid w:val="00D90C47"/>
    <w:rsid w:val="00D9170D"/>
    <w:rsid w:val="00D93A34"/>
    <w:rsid w:val="00D94E3E"/>
    <w:rsid w:val="00D95D4A"/>
    <w:rsid w:val="00D975EA"/>
    <w:rsid w:val="00DA030D"/>
    <w:rsid w:val="00DA169A"/>
    <w:rsid w:val="00DA3B0D"/>
    <w:rsid w:val="00DA4880"/>
    <w:rsid w:val="00DA7D27"/>
    <w:rsid w:val="00DB184C"/>
    <w:rsid w:val="00DB34DB"/>
    <w:rsid w:val="00DB42E9"/>
    <w:rsid w:val="00DB4555"/>
    <w:rsid w:val="00DB69D0"/>
    <w:rsid w:val="00DB6DDC"/>
    <w:rsid w:val="00DC0BD9"/>
    <w:rsid w:val="00DC26CF"/>
    <w:rsid w:val="00DC2FA8"/>
    <w:rsid w:val="00DC35C7"/>
    <w:rsid w:val="00DC3AAF"/>
    <w:rsid w:val="00DC3CAD"/>
    <w:rsid w:val="00DC66DB"/>
    <w:rsid w:val="00DD04BA"/>
    <w:rsid w:val="00DE0315"/>
    <w:rsid w:val="00DE1627"/>
    <w:rsid w:val="00DE30A8"/>
    <w:rsid w:val="00DE5381"/>
    <w:rsid w:val="00DE6532"/>
    <w:rsid w:val="00DF0170"/>
    <w:rsid w:val="00DF0255"/>
    <w:rsid w:val="00DF28AD"/>
    <w:rsid w:val="00DF2D14"/>
    <w:rsid w:val="00DF33B7"/>
    <w:rsid w:val="00DF53DD"/>
    <w:rsid w:val="00DF5DBF"/>
    <w:rsid w:val="00E00313"/>
    <w:rsid w:val="00E008A5"/>
    <w:rsid w:val="00E014C6"/>
    <w:rsid w:val="00E01FD8"/>
    <w:rsid w:val="00E03819"/>
    <w:rsid w:val="00E05B49"/>
    <w:rsid w:val="00E073DF"/>
    <w:rsid w:val="00E10445"/>
    <w:rsid w:val="00E104D6"/>
    <w:rsid w:val="00E11F07"/>
    <w:rsid w:val="00E1417C"/>
    <w:rsid w:val="00E14C9A"/>
    <w:rsid w:val="00E14F13"/>
    <w:rsid w:val="00E209C2"/>
    <w:rsid w:val="00E248C4"/>
    <w:rsid w:val="00E252E6"/>
    <w:rsid w:val="00E254A8"/>
    <w:rsid w:val="00E25D5A"/>
    <w:rsid w:val="00E310F0"/>
    <w:rsid w:val="00E32172"/>
    <w:rsid w:val="00E32AF2"/>
    <w:rsid w:val="00E33FD7"/>
    <w:rsid w:val="00E34BAF"/>
    <w:rsid w:val="00E34E48"/>
    <w:rsid w:val="00E4037D"/>
    <w:rsid w:val="00E4058F"/>
    <w:rsid w:val="00E4258F"/>
    <w:rsid w:val="00E4364A"/>
    <w:rsid w:val="00E443FB"/>
    <w:rsid w:val="00E50134"/>
    <w:rsid w:val="00E51F2E"/>
    <w:rsid w:val="00E531FD"/>
    <w:rsid w:val="00E55041"/>
    <w:rsid w:val="00E6134B"/>
    <w:rsid w:val="00E645CA"/>
    <w:rsid w:val="00E649CB"/>
    <w:rsid w:val="00E650EF"/>
    <w:rsid w:val="00E65C6D"/>
    <w:rsid w:val="00E700D7"/>
    <w:rsid w:val="00E71A19"/>
    <w:rsid w:val="00E779CB"/>
    <w:rsid w:val="00E80269"/>
    <w:rsid w:val="00E8286E"/>
    <w:rsid w:val="00E82FD4"/>
    <w:rsid w:val="00E830CF"/>
    <w:rsid w:val="00E832F6"/>
    <w:rsid w:val="00E84BDE"/>
    <w:rsid w:val="00E86CD4"/>
    <w:rsid w:val="00E87429"/>
    <w:rsid w:val="00E91B72"/>
    <w:rsid w:val="00E94BE0"/>
    <w:rsid w:val="00E95EF4"/>
    <w:rsid w:val="00E95F70"/>
    <w:rsid w:val="00E96B8E"/>
    <w:rsid w:val="00EA00D4"/>
    <w:rsid w:val="00EA010B"/>
    <w:rsid w:val="00EA0CB0"/>
    <w:rsid w:val="00EA28E3"/>
    <w:rsid w:val="00EA4DD8"/>
    <w:rsid w:val="00EA518F"/>
    <w:rsid w:val="00EB0803"/>
    <w:rsid w:val="00EB0F1B"/>
    <w:rsid w:val="00EB2487"/>
    <w:rsid w:val="00EB26A9"/>
    <w:rsid w:val="00EB292D"/>
    <w:rsid w:val="00EB2C4F"/>
    <w:rsid w:val="00EB458B"/>
    <w:rsid w:val="00EC1457"/>
    <w:rsid w:val="00EC34BA"/>
    <w:rsid w:val="00EC4829"/>
    <w:rsid w:val="00EC4ED7"/>
    <w:rsid w:val="00EC6528"/>
    <w:rsid w:val="00ED0ED6"/>
    <w:rsid w:val="00ED2AEA"/>
    <w:rsid w:val="00ED338F"/>
    <w:rsid w:val="00ED4776"/>
    <w:rsid w:val="00ED590B"/>
    <w:rsid w:val="00EE0DCE"/>
    <w:rsid w:val="00EE2897"/>
    <w:rsid w:val="00EE33BB"/>
    <w:rsid w:val="00EE46AC"/>
    <w:rsid w:val="00EE6D26"/>
    <w:rsid w:val="00EF04DD"/>
    <w:rsid w:val="00EF3BF1"/>
    <w:rsid w:val="00EF5AFA"/>
    <w:rsid w:val="00F00E97"/>
    <w:rsid w:val="00F01DFD"/>
    <w:rsid w:val="00F041E0"/>
    <w:rsid w:val="00F056B5"/>
    <w:rsid w:val="00F0613F"/>
    <w:rsid w:val="00F10EF1"/>
    <w:rsid w:val="00F11A9E"/>
    <w:rsid w:val="00F162E9"/>
    <w:rsid w:val="00F17AF4"/>
    <w:rsid w:val="00F17C3D"/>
    <w:rsid w:val="00F20A55"/>
    <w:rsid w:val="00F21E81"/>
    <w:rsid w:val="00F229A7"/>
    <w:rsid w:val="00F22B8D"/>
    <w:rsid w:val="00F2350A"/>
    <w:rsid w:val="00F23AF4"/>
    <w:rsid w:val="00F247DD"/>
    <w:rsid w:val="00F26BD5"/>
    <w:rsid w:val="00F3203B"/>
    <w:rsid w:val="00F32547"/>
    <w:rsid w:val="00F34D94"/>
    <w:rsid w:val="00F406F4"/>
    <w:rsid w:val="00F4299D"/>
    <w:rsid w:val="00F429B4"/>
    <w:rsid w:val="00F43681"/>
    <w:rsid w:val="00F43CDE"/>
    <w:rsid w:val="00F44C7A"/>
    <w:rsid w:val="00F46502"/>
    <w:rsid w:val="00F46E9A"/>
    <w:rsid w:val="00F47EEA"/>
    <w:rsid w:val="00F512B7"/>
    <w:rsid w:val="00F52F34"/>
    <w:rsid w:val="00F53721"/>
    <w:rsid w:val="00F5419B"/>
    <w:rsid w:val="00F5574C"/>
    <w:rsid w:val="00F572F0"/>
    <w:rsid w:val="00F5733B"/>
    <w:rsid w:val="00F573AB"/>
    <w:rsid w:val="00F57CE0"/>
    <w:rsid w:val="00F6308C"/>
    <w:rsid w:val="00F662EF"/>
    <w:rsid w:val="00F71801"/>
    <w:rsid w:val="00F741DC"/>
    <w:rsid w:val="00F7553E"/>
    <w:rsid w:val="00F825E1"/>
    <w:rsid w:val="00F830BE"/>
    <w:rsid w:val="00F85477"/>
    <w:rsid w:val="00F86440"/>
    <w:rsid w:val="00F86F0C"/>
    <w:rsid w:val="00F87471"/>
    <w:rsid w:val="00F909F3"/>
    <w:rsid w:val="00F92FC9"/>
    <w:rsid w:val="00F942B9"/>
    <w:rsid w:val="00F948FD"/>
    <w:rsid w:val="00F95563"/>
    <w:rsid w:val="00F96D2C"/>
    <w:rsid w:val="00FA068A"/>
    <w:rsid w:val="00FA1943"/>
    <w:rsid w:val="00FA1FE9"/>
    <w:rsid w:val="00FA40C6"/>
    <w:rsid w:val="00FA4AE6"/>
    <w:rsid w:val="00FA68DD"/>
    <w:rsid w:val="00FB009C"/>
    <w:rsid w:val="00FB2C85"/>
    <w:rsid w:val="00FB383A"/>
    <w:rsid w:val="00FB3FC4"/>
    <w:rsid w:val="00FB4325"/>
    <w:rsid w:val="00FB7C96"/>
    <w:rsid w:val="00FC0103"/>
    <w:rsid w:val="00FC11C0"/>
    <w:rsid w:val="00FC4208"/>
    <w:rsid w:val="00FC43A0"/>
    <w:rsid w:val="00FC4A62"/>
    <w:rsid w:val="00FC5BC7"/>
    <w:rsid w:val="00FC5E06"/>
    <w:rsid w:val="00FC69DB"/>
    <w:rsid w:val="00FC6C50"/>
    <w:rsid w:val="00FC7A6C"/>
    <w:rsid w:val="00FD1932"/>
    <w:rsid w:val="00FD250F"/>
    <w:rsid w:val="00FD2A81"/>
    <w:rsid w:val="00FD49B5"/>
    <w:rsid w:val="00FD6328"/>
    <w:rsid w:val="00FE0C3C"/>
    <w:rsid w:val="00FE13C0"/>
    <w:rsid w:val="00FE1DBA"/>
    <w:rsid w:val="00FE55FC"/>
    <w:rsid w:val="00FE5E44"/>
    <w:rsid w:val="00FE633A"/>
    <w:rsid w:val="00FE73D0"/>
    <w:rsid w:val="00FE7453"/>
    <w:rsid w:val="00FF1C66"/>
    <w:rsid w:val="00FF229A"/>
    <w:rsid w:val="00FF3B3A"/>
    <w:rsid w:val="00FF3CFC"/>
    <w:rsid w:val="00FF66EE"/>
    <w:rsid w:val="00FF70D5"/>
    <w:rsid w:val="0113D071"/>
    <w:rsid w:val="0182B75B"/>
    <w:rsid w:val="025B1828"/>
    <w:rsid w:val="028E1A1A"/>
    <w:rsid w:val="02A96C1D"/>
    <w:rsid w:val="02E553D7"/>
    <w:rsid w:val="039F5924"/>
    <w:rsid w:val="0490F8F0"/>
    <w:rsid w:val="051D96AB"/>
    <w:rsid w:val="06CFA3FE"/>
    <w:rsid w:val="06D6F9E6"/>
    <w:rsid w:val="07132F69"/>
    <w:rsid w:val="07734A03"/>
    <w:rsid w:val="078F2E15"/>
    <w:rsid w:val="07DB0239"/>
    <w:rsid w:val="0803587E"/>
    <w:rsid w:val="0868B2AD"/>
    <w:rsid w:val="091165C7"/>
    <w:rsid w:val="0A00A5C7"/>
    <w:rsid w:val="0A0E9AA8"/>
    <w:rsid w:val="0A3E7A89"/>
    <w:rsid w:val="0A5C537B"/>
    <w:rsid w:val="0BAA6B09"/>
    <w:rsid w:val="0C1C2211"/>
    <w:rsid w:val="0CE77B09"/>
    <w:rsid w:val="0E7C72D9"/>
    <w:rsid w:val="0ED7F431"/>
    <w:rsid w:val="0F5350C9"/>
    <w:rsid w:val="0FC3C99E"/>
    <w:rsid w:val="11565DF9"/>
    <w:rsid w:val="13070CF7"/>
    <w:rsid w:val="130D6BC9"/>
    <w:rsid w:val="133D9430"/>
    <w:rsid w:val="151E7EF7"/>
    <w:rsid w:val="15887D5A"/>
    <w:rsid w:val="167534F2"/>
    <w:rsid w:val="169AAA90"/>
    <w:rsid w:val="17AB66BF"/>
    <w:rsid w:val="17B2F317"/>
    <w:rsid w:val="17D466DA"/>
    <w:rsid w:val="18367AF1"/>
    <w:rsid w:val="189344E9"/>
    <w:rsid w:val="1C46D95B"/>
    <w:rsid w:val="1D290AD5"/>
    <w:rsid w:val="1DAA4144"/>
    <w:rsid w:val="1E37F820"/>
    <w:rsid w:val="1E466106"/>
    <w:rsid w:val="1ED530F6"/>
    <w:rsid w:val="1EE08F10"/>
    <w:rsid w:val="208303F4"/>
    <w:rsid w:val="216AB7C7"/>
    <w:rsid w:val="21E3B11A"/>
    <w:rsid w:val="220EF925"/>
    <w:rsid w:val="22224FE1"/>
    <w:rsid w:val="223B3A34"/>
    <w:rsid w:val="236C3ABD"/>
    <w:rsid w:val="239A201A"/>
    <w:rsid w:val="23BA6E1E"/>
    <w:rsid w:val="242EBE47"/>
    <w:rsid w:val="2453C82E"/>
    <w:rsid w:val="24F862E7"/>
    <w:rsid w:val="25493961"/>
    <w:rsid w:val="254C1EA8"/>
    <w:rsid w:val="2594536E"/>
    <w:rsid w:val="264E3087"/>
    <w:rsid w:val="26C057E6"/>
    <w:rsid w:val="271CEFDA"/>
    <w:rsid w:val="276200F8"/>
    <w:rsid w:val="2A1F8FCB"/>
    <w:rsid w:val="2A6A6789"/>
    <w:rsid w:val="2ABB1D27"/>
    <w:rsid w:val="2AD112F4"/>
    <w:rsid w:val="2AE5ACD5"/>
    <w:rsid w:val="2BBB602C"/>
    <w:rsid w:val="2D0CFD78"/>
    <w:rsid w:val="2DD6199C"/>
    <w:rsid w:val="2E445C28"/>
    <w:rsid w:val="2E66795B"/>
    <w:rsid w:val="2E8935B6"/>
    <w:rsid w:val="2FBEEBDE"/>
    <w:rsid w:val="2FCED36F"/>
    <w:rsid w:val="3036FA8B"/>
    <w:rsid w:val="31BE5473"/>
    <w:rsid w:val="33287C3D"/>
    <w:rsid w:val="33C76E30"/>
    <w:rsid w:val="344F2A96"/>
    <w:rsid w:val="346C7A10"/>
    <w:rsid w:val="355DAEEB"/>
    <w:rsid w:val="35DDDCD8"/>
    <w:rsid w:val="35E046BB"/>
    <w:rsid w:val="360DA9DF"/>
    <w:rsid w:val="36220401"/>
    <w:rsid w:val="3630DF25"/>
    <w:rsid w:val="3641EECB"/>
    <w:rsid w:val="364882AD"/>
    <w:rsid w:val="3841DA53"/>
    <w:rsid w:val="3A31200E"/>
    <w:rsid w:val="3BA77AD1"/>
    <w:rsid w:val="3C921AEE"/>
    <w:rsid w:val="3E18BBC4"/>
    <w:rsid w:val="3EEB094F"/>
    <w:rsid w:val="3F56F836"/>
    <w:rsid w:val="3F59E874"/>
    <w:rsid w:val="3FFE3DD9"/>
    <w:rsid w:val="41797B35"/>
    <w:rsid w:val="4189A749"/>
    <w:rsid w:val="425AD744"/>
    <w:rsid w:val="430B46A1"/>
    <w:rsid w:val="45294C20"/>
    <w:rsid w:val="45EBB0DB"/>
    <w:rsid w:val="45F2F56A"/>
    <w:rsid w:val="4746C3C5"/>
    <w:rsid w:val="47C4B91D"/>
    <w:rsid w:val="47F02761"/>
    <w:rsid w:val="4953D6D3"/>
    <w:rsid w:val="498BF7C2"/>
    <w:rsid w:val="4A7748C5"/>
    <w:rsid w:val="4AA2A016"/>
    <w:rsid w:val="4ADE166F"/>
    <w:rsid w:val="4AFF0419"/>
    <w:rsid w:val="4B2671F5"/>
    <w:rsid w:val="4B2E5F7B"/>
    <w:rsid w:val="4B48E74A"/>
    <w:rsid w:val="4B746DBC"/>
    <w:rsid w:val="4C054CCC"/>
    <w:rsid w:val="4D3BAA51"/>
    <w:rsid w:val="4D6DA9C3"/>
    <w:rsid w:val="4D7F402F"/>
    <w:rsid w:val="4E5EFF4C"/>
    <w:rsid w:val="4F68B8EB"/>
    <w:rsid w:val="4FDA5857"/>
    <w:rsid w:val="4FFADF37"/>
    <w:rsid w:val="50549AE4"/>
    <w:rsid w:val="5072FCB8"/>
    <w:rsid w:val="50A54A85"/>
    <w:rsid w:val="50A91943"/>
    <w:rsid w:val="50C720D6"/>
    <w:rsid w:val="51105823"/>
    <w:rsid w:val="52F115DA"/>
    <w:rsid w:val="5386116C"/>
    <w:rsid w:val="5396DE6D"/>
    <w:rsid w:val="53DAB443"/>
    <w:rsid w:val="5459FC21"/>
    <w:rsid w:val="54D541C1"/>
    <w:rsid w:val="551B964F"/>
    <w:rsid w:val="564B9017"/>
    <w:rsid w:val="56E32DD1"/>
    <w:rsid w:val="56E857D5"/>
    <w:rsid w:val="5878A443"/>
    <w:rsid w:val="589D79D5"/>
    <w:rsid w:val="5968C59C"/>
    <w:rsid w:val="59AA0912"/>
    <w:rsid w:val="59C4F1EB"/>
    <w:rsid w:val="5B45D973"/>
    <w:rsid w:val="5BB69EF4"/>
    <w:rsid w:val="5CC5C178"/>
    <w:rsid w:val="5E00A6D0"/>
    <w:rsid w:val="5E4E432A"/>
    <w:rsid w:val="5E7C2407"/>
    <w:rsid w:val="5F4ED117"/>
    <w:rsid w:val="5F6D6794"/>
    <w:rsid w:val="61264383"/>
    <w:rsid w:val="61AF3142"/>
    <w:rsid w:val="61B3C4C9"/>
    <w:rsid w:val="61DC3D97"/>
    <w:rsid w:val="6231C912"/>
    <w:rsid w:val="62D6A140"/>
    <w:rsid w:val="63509149"/>
    <w:rsid w:val="63689B2D"/>
    <w:rsid w:val="637A34CC"/>
    <w:rsid w:val="63CFBE2B"/>
    <w:rsid w:val="63F35942"/>
    <w:rsid w:val="65BF68C9"/>
    <w:rsid w:val="673A04E8"/>
    <w:rsid w:val="6759E2FC"/>
    <w:rsid w:val="6779FBC5"/>
    <w:rsid w:val="6987DB4F"/>
    <w:rsid w:val="6C7B8EC2"/>
    <w:rsid w:val="6CBE27D1"/>
    <w:rsid w:val="6D11BB11"/>
    <w:rsid w:val="6D6940F4"/>
    <w:rsid w:val="6F12493B"/>
    <w:rsid w:val="70A0D57C"/>
    <w:rsid w:val="70EF8A6B"/>
    <w:rsid w:val="717ACE77"/>
    <w:rsid w:val="71BE0971"/>
    <w:rsid w:val="725836D4"/>
    <w:rsid w:val="72622D5D"/>
    <w:rsid w:val="73A2D9EA"/>
    <w:rsid w:val="7512919B"/>
    <w:rsid w:val="751FE9FB"/>
    <w:rsid w:val="766A66EC"/>
    <w:rsid w:val="76CFE6DE"/>
    <w:rsid w:val="7714F2CA"/>
    <w:rsid w:val="773DE630"/>
    <w:rsid w:val="7745550B"/>
    <w:rsid w:val="7772AACB"/>
    <w:rsid w:val="778C3244"/>
    <w:rsid w:val="77F52037"/>
    <w:rsid w:val="78235BB9"/>
    <w:rsid w:val="79479652"/>
    <w:rsid w:val="796E9CB6"/>
    <w:rsid w:val="7991C8F6"/>
    <w:rsid w:val="79DB6668"/>
    <w:rsid w:val="7C339340"/>
    <w:rsid w:val="7DB049A8"/>
    <w:rsid w:val="7E06A7E8"/>
    <w:rsid w:val="7E4B1698"/>
    <w:rsid w:val="7FE6E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f30"/>
    </o:shapedefaults>
    <o:shapelayout v:ext="edit">
      <o:idmap v:ext="edit" data="2"/>
    </o:shapelayout>
  </w:shapeDefaults>
  <w:decimalSymbol w:val="."/>
  <w:listSeparator w:val=","/>
  <w14:docId w14:val="7E71F28C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/>
    <w:lsdException w:name="footnote text" w:semiHidden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unhideWhenUsed="1" w:qFormat="1"/>
    <w:lsdException w:name="table of figures" w:semiHidden="1" w:unhideWhenUsed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0" w:unhideWhenUsed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/>
    <w:lsdException w:name="TOC Heading" w:semiHidden="1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/>
    <w:lsdException w:name="Smart Hyperlink" w:semiHidden="1"/>
    <w:lsdException w:name="Hashtag" w:semiHidden="1"/>
    <w:lsdException w:name="Unresolved Mention" w:semiHidden="1" w:unhideWhenUsed="1"/>
    <w:lsdException w:name="Smart Link" w:semiHidden="1"/>
  </w:latentStyles>
  <w:style w:type="paragraph" w:default="1" w:styleId="Normal">
    <w:name w:val="Normal"/>
    <w:semiHidden/>
    <w:qFormat/>
    <w:rsid w:val="009941B3"/>
    <w:pPr>
      <w:spacing w:line="240" w:lineRule="auto"/>
    </w:pPr>
    <w:rPr>
      <w:rFonts w:ascii="Arial" w:hAnsi="Arial"/>
      <w:sz w:val="24"/>
    </w:rPr>
  </w:style>
  <w:style w:type="paragraph" w:styleId="Heading1">
    <w:name w:val="heading 1"/>
    <w:aliases w:val="MMC_Heading 1"/>
    <w:basedOn w:val="Normal"/>
    <w:next w:val="Normal"/>
    <w:link w:val="Heading1Char"/>
    <w:uiPriority w:val="9"/>
    <w:qFormat/>
    <w:rsid w:val="000428F7"/>
    <w:pPr>
      <w:keepNext/>
      <w:keepLines/>
      <w:numPr>
        <w:numId w:val="73"/>
      </w:numPr>
      <w:spacing w:after="360"/>
      <w:jc w:val="center"/>
      <w:outlineLvl w:val="0"/>
    </w:pPr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Heading2">
    <w:name w:val="heading 2"/>
    <w:aliases w:val="MMC_Heading 2"/>
    <w:basedOn w:val="Heading3"/>
    <w:next w:val="Normal"/>
    <w:link w:val="Heading2Char"/>
    <w:uiPriority w:val="9"/>
    <w:qFormat/>
    <w:rsid w:val="000428F7"/>
    <w:pPr>
      <w:numPr>
        <w:ilvl w:val="1"/>
      </w:numPr>
      <w:outlineLvl w:val="1"/>
    </w:pPr>
  </w:style>
  <w:style w:type="paragraph" w:styleId="Heading3">
    <w:name w:val="heading 3"/>
    <w:aliases w:val="MMC_Heading 3"/>
    <w:basedOn w:val="Heading4"/>
    <w:next w:val="Normal"/>
    <w:link w:val="Heading3Char"/>
    <w:uiPriority w:val="9"/>
    <w:qFormat/>
    <w:rsid w:val="000428F7"/>
    <w:pPr>
      <w:numPr>
        <w:ilvl w:val="2"/>
      </w:numPr>
      <w:outlineLvl w:val="2"/>
    </w:pPr>
  </w:style>
  <w:style w:type="paragraph" w:styleId="Heading4">
    <w:name w:val="heading 4"/>
    <w:aliases w:val="MMC_Heading 4"/>
    <w:basedOn w:val="Normal"/>
    <w:next w:val="Normal"/>
    <w:link w:val="Heading4Char"/>
    <w:uiPriority w:val="9"/>
    <w:qFormat/>
    <w:rsid w:val="000428F7"/>
    <w:pPr>
      <w:keepNext/>
      <w:keepLines/>
      <w:numPr>
        <w:ilvl w:val="3"/>
        <w:numId w:val="73"/>
      </w:numPr>
      <w:spacing w:before="360" w:after="240"/>
      <w:outlineLvl w:val="3"/>
    </w:pPr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paragraph" w:styleId="Heading5">
    <w:name w:val="heading 5"/>
    <w:aliases w:val="MMC_Heading 5"/>
    <w:basedOn w:val="Normal"/>
    <w:next w:val="Normal"/>
    <w:link w:val="Heading5Char"/>
    <w:uiPriority w:val="9"/>
    <w:qFormat/>
    <w:rsid w:val="000428F7"/>
    <w:pPr>
      <w:keepNext/>
      <w:keepLines/>
      <w:numPr>
        <w:ilvl w:val="4"/>
        <w:numId w:val="73"/>
      </w:numPr>
      <w:spacing w:before="360" w:after="240"/>
      <w:outlineLvl w:val="4"/>
    </w:pPr>
    <w:rPr>
      <w:rFonts w:ascii="Arial Bold" w:eastAsiaTheme="majorEastAsia" w:hAnsi="Arial Bold" w:cstheme="majorBidi"/>
      <w:b/>
      <w:caps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0428F7"/>
    <w:pPr>
      <w:keepNext/>
      <w:keepLines/>
      <w:numPr>
        <w:ilvl w:val="5"/>
        <w:numId w:val="73"/>
      </w:numPr>
      <w:spacing w:before="360" w:after="240"/>
      <w:outlineLvl w:val="5"/>
    </w:pPr>
    <w:rPr>
      <w:rFonts w:eastAsiaTheme="majorEastAsia" w:cstheme="majorBidi"/>
      <w:b/>
      <w:sz w:val="20"/>
      <w:szCs w:val="20"/>
    </w:rPr>
  </w:style>
  <w:style w:type="paragraph" w:styleId="Heading7">
    <w:name w:val="heading 7"/>
    <w:basedOn w:val="Normal"/>
    <w:next w:val="Normal"/>
    <w:link w:val="Heading7Char"/>
    <w:qFormat/>
    <w:rsid w:val="000428F7"/>
    <w:pPr>
      <w:keepNext/>
      <w:keepLines/>
      <w:numPr>
        <w:ilvl w:val="6"/>
        <w:numId w:val="73"/>
      </w:numPr>
      <w:spacing w:before="360" w:after="240"/>
      <w:outlineLvl w:val="6"/>
    </w:pPr>
    <w:rPr>
      <w:rFonts w:eastAsiaTheme="majorEastAsia" w:cstheme="majorBidi"/>
      <w:b/>
      <w:iCs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0428F7"/>
    <w:pPr>
      <w:keepNext/>
      <w:keepLines/>
      <w:numPr>
        <w:ilvl w:val="7"/>
        <w:numId w:val="73"/>
      </w:numPr>
      <w:spacing w:before="360" w:after="240"/>
      <w:outlineLvl w:val="7"/>
    </w:pPr>
    <w:rPr>
      <w:rFonts w:eastAsiaTheme="majorEastAsia" w:cstheme="majorBidi"/>
      <w:b/>
      <w:color w:val="272727" w:themeColor="text1" w:themeTint="D8"/>
      <w:sz w:val="20"/>
      <w:szCs w:val="21"/>
    </w:rPr>
  </w:style>
  <w:style w:type="paragraph" w:styleId="Heading9">
    <w:name w:val="heading 9"/>
    <w:basedOn w:val="Normal"/>
    <w:next w:val="Normal"/>
    <w:link w:val="Heading9Char"/>
    <w:uiPriority w:val="9"/>
    <w:qFormat/>
    <w:rsid w:val="000428F7"/>
    <w:pPr>
      <w:keepNext/>
      <w:keepLines/>
      <w:numPr>
        <w:ilvl w:val="8"/>
        <w:numId w:val="73"/>
      </w:numPr>
      <w:spacing w:before="360" w:after="240"/>
      <w:outlineLvl w:val="8"/>
    </w:pPr>
    <w:rPr>
      <w:rFonts w:eastAsiaTheme="majorEastAsia" w:cstheme="majorBidi"/>
      <w:b/>
      <w:iCs/>
      <w:sz w:val="20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MMC_Heading 1 Char"/>
    <w:basedOn w:val="DefaultParagraphFont"/>
    <w:link w:val="Heading1"/>
    <w:uiPriority w:val="9"/>
    <w:rsid w:val="000428F7"/>
    <w:rPr>
      <w:rFonts w:ascii="Arial Bold" w:eastAsia="Times New Roman" w:hAnsi="Arial Bold" w:cstheme="majorBidi"/>
      <w:b/>
      <w:bCs/>
      <w:caps/>
      <w:sz w:val="36"/>
      <w:szCs w:val="28"/>
    </w:rPr>
  </w:style>
  <w:style w:type="paragraph" w:styleId="NormalWeb">
    <w:name w:val="Normal (Web)"/>
    <w:basedOn w:val="Normal"/>
    <w:uiPriority w:val="99"/>
    <w:semiHidden/>
    <w:rsid w:val="000428F7"/>
    <w:pPr>
      <w:spacing w:before="100" w:beforeAutospacing="1" w:after="100" w:afterAutospacing="1"/>
    </w:pPr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rsid w:val="000428F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rsid w:val="000428F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semiHidden/>
    <w:qFormat/>
    <w:rsid w:val="000428F7"/>
    <w:pPr>
      <w:numPr>
        <w:numId w:val="74"/>
      </w:numPr>
      <w:contextualSpacing/>
    </w:pPr>
  </w:style>
  <w:style w:type="paragraph" w:customStyle="1" w:styleId="Tables">
    <w:name w:val="Tables"/>
    <w:basedOn w:val="Normal"/>
    <w:semiHidden/>
    <w:qFormat/>
    <w:rsid w:val="000428F7"/>
    <w:pPr>
      <w:spacing w:after="120"/>
      <w:ind w:left="360" w:hanging="360"/>
      <w:jc w:val="center"/>
    </w:pPr>
    <w:rPr>
      <w:rFonts w:ascii="Times New Roman" w:hAnsi="Times New Roman"/>
      <w:b/>
      <w:i/>
    </w:rPr>
  </w:style>
  <w:style w:type="table" w:styleId="TableGrid">
    <w:name w:val="Table Grid"/>
    <w:aliases w:val="Pub Notice"/>
    <w:basedOn w:val="TableNormal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">
    <w:name w:val="body_text"/>
    <w:basedOn w:val="Normal"/>
    <w:link w:val="bodytextChar"/>
    <w:semiHidden/>
    <w:rsid w:val="000428F7"/>
    <w:pPr>
      <w:spacing w:after="200" w:line="200" w:lineRule="atLeast"/>
    </w:pPr>
    <w:rPr>
      <w:rFonts w:ascii="Times New Roman" w:eastAsia="Times New Roman" w:hAnsi="Times New Roman" w:cs="Times New Roman"/>
      <w:szCs w:val="24"/>
    </w:rPr>
  </w:style>
  <w:style w:type="character" w:customStyle="1" w:styleId="bodytextChar">
    <w:name w:val="body_text Char"/>
    <w:basedOn w:val="DefaultParagraphFont"/>
    <w:link w:val="bodytext"/>
    <w:semiHidden/>
    <w:rsid w:val="000428F7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rsid w:val="000428F7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28F7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semiHidden/>
    <w:rsid w:val="000428F7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rsid w:val="000428F7"/>
    <w:pPr>
      <w:spacing w:after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428F7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0428F7"/>
    <w:pPr>
      <w:spacing w:after="16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8F7"/>
    <w:rPr>
      <w:rFonts w:ascii="Arial" w:hAnsi="Arial"/>
      <w:b/>
      <w:bCs/>
      <w:sz w:val="20"/>
      <w:szCs w:val="20"/>
    </w:rPr>
  </w:style>
  <w:style w:type="paragraph" w:customStyle="1" w:styleId="CoverReportName">
    <w:name w:val="Cover_Report Name"/>
    <w:basedOn w:val="Normal"/>
    <w:semiHidden/>
    <w:qFormat/>
    <w:rsid w:val="000428F7"/>
    <w:pPr>
      <w:spacing w:before="120" w:after="120" w:line="240" w:lineRule="atLeast"/>
    </w:pPr>
    <w:rPr>
      <w:rFonts w:cs="Arial"/>
      <w:b/>
      <w:sz w:val="48"/>
      <w:szCs w:val="48"/>
    </w:rPr>
  </w:style>
  <w:style w:type="paragraph" w:styleId="Footer">
    <w:name w:val="footer"/>
    <w:basedOn w:val="Normal"/>
    <w:link w:val="FooterChar"/>
    <w:uiPriority w:val="99"/>
    <w:semiHidden/>
    <w:rsid w:val="000428F7"/>
    <w:pPr>
      <w:tabs>
        <w:tab w:val="center" w:pos="4680"/>
        <w:tab w:val="right" w:pos="9360"/>
      </w:tabs>
      <w:spacing w:after="0"/>
      <w:jc w:val="center"/>
    </w:pPr>
    <w:rPr>
      <w:b/>
      <w:color w:val="FFFFFF" w:themeColor="background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0428F7"/>
    <w:rPr>
      <w:rFonts w:ascii="Arial" w:hAnsi="Arial"/>
      <w:b/>
      <w:color w:val="FFFFFF" w:themeColor="background1"/>
      <w:sz w:val="24"/>
    </w:rPr>
  </w:style>
  <w:style w:type="paragraph" w:styleId="Header">
    <w:name w:val="header"/>
    <w:basedOn w:val="Normal"/>
    <w:link w:val="HeaderChar"/>
    <w:uiPriority w:val="99"/>
    <w:semiHidden/>
    <w:rsid w:val="000428F7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428F7"/>
    <w:rPr>
      <w:rFonts w:ascii="Arial" w:hAnsi="Arial"/>
      <w:sz w:val="24"/>
    </w:rPr>
  </w:style>
  <w:style w:type="character" w:customStyle="1" w:styleId="Heading2Char">
    <w:name w:val="Heading 2 Char"/>
    <w:aliases w:val="MMC_Heading 2 Char"/>
    <w:basedOn w:val="DefaultParagraphFont"/>
    <w:link w:val="Heading2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3Char">
    <w:name w:val="Heading 3 Char"/>
    <w:aliases w:val="MMC_Heading 3 Char"/>
    <w:basedOn w:val="DefaultParagraphFont"/>
    <w:link w:val="Heading3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4Char">
    <w:name w:val="Heading 4 Char"/>
    <w:aliases w:val="MMC_Heading 4 Char"/>
    <w:basedOn w:val="DefaultParagraphFont"/>
    <w:link w:val="Heading4"/>
    <w:uiPriority w:val="9"/>
    <w:rsid w:val="000428F7"/>
    <w:rPr>
      <w:rFonts w:ascii="Arial Bold" w:eastAsiaTheme="majorEastAsia" w:hAnsi="Arial Bold" w:cstheme="majorBidi"/>
      <w:b/>
      <w:bCs/>
      <w:iCs/>
      <w:caps/>
      <w:sz w:val="20"/>
      <w:szCs w:val="20"/>
    </w:rPr>
  </w:style>
  <w:style w:type="character" w:customStyle="1" w:styleId="Heading5Char">
    <w:name w:val="Heading 5 Char"/>
    <w:aliases w:val="MMC_Heading 5 Char"/>
    <w:basedOn w:val="DefaultParagraphFont"/>
    <w:link w:val="Heading5"/>
    <w:uiPriority w:val="9"/>
    <w:rsid w:val="000428F7"/>
    <w:rPr>
      <w:rFonts w:ascii="Arial Bold" w:eastAsiaTheme="majorEastAsia" w:hAnsi="Arial Bold" w:cstheme="majorBidi"/>
      <w:b/>
      <w:caps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rsid w:val="000428F7"/>
    <w:rPr>
      <w:rFonts w:ascii="Arial" w:eastAsiaTheme="majorEastAsia" w:hAnsi="Arial" w:cstheme="majorBidi"/>
      <w:b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sid w:val="000428F7"/>
    <w:rPr>
      <w:rFonts w:ascii="Arial" w:eastAsiaTheme="majorEastAsia" w:hAnsi="Arial" w:cstheme="majorBidi"/>
      <w:b/>
      <w:iCs/>
      <w:sz w:val="20"/>
      <w:szCs w:val="21"/>
    </w:rPr>
  </w:style>
  <w:style w:type="paragraph" w:customStyle="1" w:styleId="MMCacronymdefinition">
    <w:name w:val="MMC_acronym definition"/>
    <w:basedOn w:val="Normal"/>
    <w:rsid w:val="000428F7"/>
    <w:pPr>
      <w:tabs>
        <w:tab w:val="left" w:pos="3600"/>
      </w:tabs>
      <w:autoSpaceDE w:val="0"/>
      <w:autoSpaceDN w:val="0"/>
      <w:adjustRightInd w:val="0"/>
      <w:spacing w:after="120" w:line="240" w:lineRule="atLeast"/>
      <w:ind w:left="360" w:hanging="360"/>
    </w:pPr>
    <w:rPr>
      <w:rFonts w:eastAsia="Times New Roman" w:cs="Times New Roman"/>
      <w:sz w:val="20"/>
    </w:rPr>
  </w:style>
  <w:style w:type="character" w:customStyle="1" w:styleId="MMCacronymterm">
    <w:name w:val="MMC_acronym term"/>
    <w:rsid w:val="000428F7"/>
    <w:rPr>
      <w:rFonts w:ascii="Arial Bold" w:hAnsi="Arial Bold" w:cs="Arial"/>
      <w:b/>
      <w:bCs/>
      <w:sz w:val="20"/>
    </w:rPr>
  </w:style>
  <w:style w:type="paragraph" w:customStyle="1" w:styleId="MMCAppendixHeading1">
    <w:name w:val="MMC_Appendix Heading 1"/>
    <w:basedOn w:val="Heading1"/>
    <w:qFormat/>
    <w:rsid w:val="000428F7"/>
    <w:pPr>
      <w:numPr>
        <w:numId w:val="0"/>
      </w:numPr>
    </w:pPr>
  </w:style>
  <w:style w:type="paragraph" w:customStyle="1" w:styleId="MMCbodytext">
    <w:name w:val="MMC_body_text"/>
    <w:basedOn w:val="Normal"/>
    <w:link w:val="MMCbodytextChar"/>
    <w:rsid w:val="000428F7"/>
    <w:pPr>
      <w:spacing w:after="240" w:line="240" w:lineRule="atLeast"/>
    </w:pPr>
    <w:rPr>
      <w:rFonts w:eastAsia="Times New Roman" w:cs="Times New Roman"/>
      <w:sz w:val="20"/>
      <w:szCs w:val="24"/>
    </w:rPr>
  </w:style>
  <w:style w:type="character" w:customStyle="1" w:styleId="MMCbodytextChar">
    <w:name w:val="MMC_body_text Char"/>
    <w:basedOn w:val="DefaultParagraphFont"/>
    <w:link w:val="MMCbodytext"/>
    <w:rsid w:val="000428F7"/>
    <w:rPr>
      <w:rFonts w:ascii="Arial" w:eastAsia="Times New Roman" w:hAnsi="Arial" w:cs="Times New Roman"/>
      <w:sz w:val="20"/>
      <w:szCs w:val="24"/>
    </w:rPr>
  </w:style>
  <w:style w:type="paragraph" w:customStyle="1" w:styleId="MMCbulletstep1">
    <w:name w:val="MMC_bullet_step_1"/>
    <w:basedOn w:val="Normal"/>
    <w:qFormat/>
    <w:rsid w:val="000428F7"/>
    <w:pPr>
      <w:numPr>
        <w:numId w:val="75"/>
      </w:numPr>
      <w:tabs>
        <w:tab w:val="left" w:pos="720"/>
      </w:tabs>
      <w:autoSpaceDE w:val="0"/>
      <w:autoSpaceDN w:val="0"/>
      <w:adjustRightInd w:val="0"/>
      <w:spacing w:after="240" w:line="240" w:lineRule="atLeast"/>
    </w:pPr>
    <w:rPr>
      <w:rFonts w:eastAsia="Times New Roman" w:cs="Times New Roman"/>
      <w:sz w:val="20"/>
    </w:rPr>
  </w:style>
  <w:style w:type="paragraph" w:customStyle="1" w:styleId="MMCbulletstep1a">
    <w:name w:val="MMC_bullet_step_1_a"/>
    <w:basedOn w:val="MMCbulletstep1"/>
    <w:qFormat/>
    <w:rsid w:val="000428F7"/>
    <w:pPr>
      <w:numPr>
        <w:numId w:val="76"/>
      </w:numPr>
    </w:pPr>
  </w:style>
  <w:style w:type="paragraph" w:customStyle="1" w:styleId="MMCbulletstep1a1">
    <w:name w:val="MMC_bullet_step_1_a_1"/>
    <w:basedOn w:val="MMCbulletstep1a"/>
    <w:qFormat/>
    <w:rsid w:val="000428F7"/>
    <w:pPr>
      <w:numPr>
        <w:numId w:val="77"/>
      </w:numPr>
    </w:pPr>
  </w:style>
  <w:style w:type="paragraph" w:customStyle="1" w:styleId="MMCbulletstep1a1a">
    <w:name w:val="MMC_bullet_step_1_a_1_a"/>
    <w:basedOn w:val="MMCbulletstep1a1"/>
    <w:qFormat/>
    <w:rsid w:val="000428F7"/>
    <w:pPr>
      <w:numPr>
        <w:numId w:val="78"/>
      </w:numPr>
    </w:pPr>
  </w:style>
  <w:style w:type="paragraph" w:customStyle="1" w:styleId="MMCbulletstep1a1a1">
    <w:name w:val="MMC_bullet_step_1_a_1_a_1"/>
    <w:basedOn w:val="MMCbulletstep1a1a"/>
    <w:qFormat/>
    <w:rsid w:val="000428F7"/>
    <w:pPr>
      <w:numPr>
        <w:numId w:val="79"/>
      </w:numPr>
    </w:pPr>
  </w:style>
  <w:style w:type="paragraph" w:customStyle="1" w:styleId="MMCCoverdate">
    <w:name w:val="MMC_Cover_date"/>
    <w:basedOn w:val="Normal"/>
    <w:qFormat/>
    <w:rsid w:val="000428F7"/>
    <w:pPr>
      <w:spacing w:before="120" w:after="120" w:line="240" w:lineRule="atLeast"/>
    </w:pPr>
    <w:rPr>
      <w:b/>
      <w:sz w:val="36"/>
      <w:szCs w:val="36"/>
    </w:rPr>
  </w:style>
  <w:style w:type="paragraph" w:customStyle="1" w:styleId="MMCCoverlocation">
    <w:name w:val="MMC_Cover_location"/>
    <w:basedOn w:val="Normal"/>
    <w:qFormat/>
    <w:rsid w:val="000428F7"/>
    <w:pPr>
      <w:spacing w:before="120" w:after="120" w:line="240" w:lineRule="atLeast"/>
    </w:pPr>
    <w:rPr>
      <w:rFonts w:cs="Arial"/>
      <w:b/>
      <w:sz w:val="36"/>
      <w:szCs w:val="36"/>
    </w:rPr>
  </w:style>
  <w:style w:type="paragraph" w:customStyle="1" w:styleId="MMCCoverNIDID">
    <w:name w:val="MMC_Cover_NIDID"/>
    <w:basedOn w:val="Normal"/>
    <w:qFormat/>
    <w:rsid w:val="000428F7"/>
    <w:pPr>
      <w:spacing w:before="120" w:after="120" w:line="240" w:lineRule="atLeast"/>
    </w:pPr>
    <w:rPr>
      <w:rFonts w:cs="Arial"/>
      <w:b/>
      <w:sz w:val="48"/>
      <w:szCs w:val="48"/>
    </w:rPr>
  </w:style>
  <w:style w:type="paragraph" w:customStyle="1" w:styleId="MMCCoverSiteName">
    <w:name w:val="MMC_Cover_Site Name"/>
    <w:basedOn w:val="Normal"/>
    <w:qFormat/>
    <w:rsid w:val="000428F7"/>
    <w:pPr>
      <w:spacing w:before="480" w:after="120" w:line="240" w:lineRule="atLeast"/>
    </w:pPr>
    <w:rPr>
      <w:rFonts w:cs="Arial"/>
      <w:b/>
      <w:sz w:val="72"/>
      <w:szCs w:val="72"/>
    </w:rPr>
  </w:style>
  <w:style w:type="paragraph" w:customStyle="1" w:styleId="MMCfigurecaption">
    <w:name w:val="MMC_figure_caption"/>
    <w:basedOn w:val="Normal"/>
    <w:rsid w:val="000428F7"/>
    <w:pPr>
      <w:widowControl w:val="0"/>
      <w:autoSpaceDE w:val="0"/>
      <w:autoSpaceDN w:val="0"/>
      <w:adjustRightInd w:val="0"/>
      <w:spacing w:before="480" w:after="20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MMCIntentionallyBlank">
    <w:name w:val="MMC_Intentionally_Blank"/>
    <w:basedOn w:val="Normal"/>
    <w:rsid w:val="000428F7"/>
    <w:pPr>
      <w:widowControl w:val="0"/>
      <w:autoSpaceDE w:val="0"/>
      <w:autoSpaceDN w:val="0"/>
      <w:adjustRightInd w:val="0"/>
      <w:spacing w:before="6000" w:after="0" w:line="240" w:lineRule="atLeast"/>
      <w:jc w:val="center"/>
    </w:pPr>
    <w:rPr>
      <w:rFonts w:eastAsia="Times New Roman" w:cs="Times New Roman"/>
      <w:bCs/>
      <w:caps/>
      <w:sz w:val="20"/>
    </w:rPr>
  </w:style>
  <w:style w:type="paragraph" w:customStyle="1" w:styleId="MMCIntentionallyBlankHorizontal">
    <w:name w:val="MMC_Intentionally_Blank_Horizontal"/>
    <w:basedOn w:val="MMCIntentionallyBlank"/>
    <w:qFormat/>
    <w:rsid w:val="000428F7"/>
    <w:pPr>
      <w:spacing w:before="3600"/>
    </w:pPr>
  </w:style>
  <w:style w:type="paragraph" w:customStyle="1" w:styleId="MMCnotehead">
    <w:name w:val="MMC_note_head"/>
    <w:rsid w:val="000428F7"/>
    <w:pPr>
      <w:keepNext/>
      <w:widowControl w:val="0"/>
      <w:autoSpaceDE w:val="0"/>
      <w:autoSpaceDN w:val="0"/>
      <w:adjustRightInd w:val="0"/>
      <w:spacing w:after="240" w:line="240" w:lineRule="exact"/>
      <w:jc w:val="center"/>
    </w:pPr>
    <w:rPr>
      <w:rFonts w:ascii="Arial" w:eastAsia="Times New Roman" w:hAnsi="Arial" w:cs="Times New Roman"/>
      <w:b/>
      <w:bCs/>
      <w:sz w:val="20"/>
    </w:rPr>
  </w:style>
  <w:style w:type="paragraph" w:customStyle="1" w:styleId="MMCnotetext">
    <w:name w:val="MMC_note_text"/>
    <w:rsid w:val="000428F7"/>
    <w:pPr>
      <w:widowControl w:val="0"/>
      <w:autoSpaceDE w:val="0"/>
      <w:autoSpaceDN w:val="0"/>
      <w:adjustRightInd w:val="0"/>
      <w:spacing w:after="240" w:line="240" w:lineRule="exact"/>
      <w:ind w:left="1195" w:right="1195"/>
    </w:pPr>
    <w:rPr>
      <w:rFonts w:ascii="Arial" w:eastAsia="Times New Roman" w:hAnsi="Arial" w:cs="Times New Roman"/>
      <w:sz w:val="20"/>
    </w:rPr>
  </w:style>
  <w:style w:type="paragraph" w:customStyle="1" w:styleId="MMCNumberedHead">
    <w:name w:val="MMC_Numbered_Head"/>
    <w:basedOn w:val="Heading3"/>
    <w:qFormat/>
    <w:rsid w:val="000428F7"/>
    <w:pPr>
      <w:numPr>
        <w:ilvl w:val="0"/>
        <w:numId w:val="80"/>
      </w:numPr>
    </w:pPr>
    <w:rPr>
      <w:rFonts w:eastAsia="Times New Roman"/>
    </w:rPr>
  </w:style>
  <w:style w:type="paragraph" w:customStyle="1" w:styleId="MMCReferences">
    <w:name w:val="MMC_References"/>
    <w:basedOn w:val="Normal"/>
    <w:qFormat/>
    <w:rsid w:val="000428F7"/>
    <w:pPr>
      <w:spacing w:after="240" w:line="240" w:lineRule="atLeast"/>
      <w:ind w:left="360" w:hanging="360"/>
    </w:pPr>
    <w:rPr>
      <w:sz w:val="20"/>
    </w:rPr>
  </w:style>
  <w:style w:type="paragraph" w:customStyle="1" w:styleId="MMCstep1">
    <w:name w:val="MMC_step_1"/>
    <w:rsid w:val="000428F7"/>
    <w:pPr>
      <w:numPr>
        <w:numId w:val="81"/>
      </w:numPr>
      <w:tabs>
        <w:tab w:val="left" w:pos="720"/>
        <w:tab w:val="left" w:pos="1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">
    <w:name w:val="MMC_step_1_a"/>
    <w:rsid w:val="000428F7"/>
    <w:pPr>
      <w:widowControl w:val="0"/>
      <w:numPr>
        <w:numId w:val="82"/>
      </w:numPr>
      <w:tabs>
        <w:tab w:val="left" w:pos="720"/>
        <w:tab w:val="left" w:pos="1080"/>
        <w:tab w:val="right" w:leader="underscore" w:pos="10080"/>
      </w:tabs>
      <w:autoSpaceDE w:val="0"/>
      <w:autoSpaceDN w:val="0"/>
      <w:adjustRightInd w:val="0"/>
      <w:spacing w:after="240" w:line="240" w:lineRule="atLeast"/>
    </w:pPr>
    <w:rPr>
      <w:rFonts w:ascii="Arial" w:eastAsia="Times New Roman" w:hAnsi="Arial" w:cs="Times New Roman"/>
      <w:sz w:val="20"/>
    </w:rPr>
  </w:style>
  <w:style w:type="paragraph" w:customStyle="1" w:styleId="MMCstep1a1">
    <w:name w:val="MMC_step_1_a_1"/>
    <w:basedOn w:val="MMCstep1a"/>
    <w:rsid w:val="000428F7"/>
    <w:pPr>
      <w:widowControl/>
      <w:numPr>
        <w:numId w:val="83"/>
      </w:numPr>
      <w:tabs>
        <w:tab w:val="clear" w:pos="10080"/>
        <w:tab w:val="left" w:pos="1440"/>
      </w:tabs>
    </w:pPr>
  </w:style>
  <w:style w:type="paragraph" w:customStyle="1" w:styleId="MMCstep1a1a">
    <w:name w:val="MMC_step_1_a_1_a"/>
    <w:basedOn w:val="MMCstep1"/>
    <w:rsid w:val="000428F7"/>
    <w:pPr>
      <w:numPr>
        <w:numId w:val="84"/>
      </w:numPr>
      <w:tabs>
        <w:tab w:val="clear" w:pos="720"/>
        <w:tab w:val="clear" w:pos="1080"/>
        <w:tab w:val="left" w:pos="1800"/>
      </w:tabs>
    </w:pPr>
  </w:style>
  <w:style w:type="paragraph" w:customStyle="1" w:styleId="MMCtablecaption">
    <w:name w:val="MMC_table_caption"/>
    <w:basedOn w:val="MMCfigurecaption"/>
    <w:qFormat/>
    <w:rsid w:val="000428F7"/>
  </w:style>
  <w:style w:type="paragraph" w:customStyle="1" w:styleId="MMCtablehead">
    <w:name w:val="MMC_table_head"/>
    <w:basedOn w:val="Normal"/>
    <w:rsid w:val="000428F7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MMCtabletext">
    <w:name w:val="MMC_table_text"/>
    <w:basedOn w:val="Normal"/>
    <w:rsid w:val="000428F7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paragraph" w:customStyle="1" w:styleId="MMCtablenote">
    <w:name w:val="MMC_table_note"/>
    <w:basedOn w:val="MMCtabletext"/>
    <w:qFormat/>
    <w:rsid w:val="000428F7"/>
    <w:rPr>
      <w:sz w:val="16"/>
    </w:rPr>
  </w:style>
  <w:style w:type="paragraph" w:customStyle="1" w:styleId="MMCTOCheaders">
    <w:name w:val="MMC_TOC_headers"/>
    <w:qFormat/>
    <w:rsid w:val="000428F7"/>
    <w:pPr>
      <w:spacing w:before="360" w:after="120" w:line="240" w:lineRule="auto"/>
      <w:jc w:val="center"/>
    </w:pPr>
    <w:rPr>
      <w:rFonts w:ascii="Arial Bold" w:eastAsiaTheme="majorEastAsia" w:hAnsi="Arial Bold" w:cstheme="majorBidi"/>
      <w:bCs/>
      <w:caps/>
      <w:sz w:val="48"/>
      <w:szCs w:val="48"/>
    </w:rPr>
  </w:style>
  <w:style w:type="character" w:styleId="PlaceholderText">
    <w:name w:val="Placeholder Text"/>
    <w:basedOn w:val="DefaultParagraphFont"/>
    <w:uiPriority w:val="99"/>
    <w:semiHidden/>
    <w:rsid w:val="000428F7"/>
    <w:rPr>
      <w:color w:val="808080"/>
    </w:rPr>
  </w:style>
  <w:style w:type="table" w:customStyle="1" w:styleId="PubNotice1">
    <w:name w:val="Pub Notice1"/>
    <w:basedOn w:val="TableNormal"/>
    <w:next w:val="TableGrid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ubtleEmphasis">
    <w:name w:val="Subtle Emphasis"/>
    <w:basedOn w:val="DefaultParagraphFont"/>
    <w:uiPriority w:val="19"/>
    <w:semiHidden/>
    <w:qFormat/>
    <w:rsid w:val="000428F7"/>
    <w:rPr>
      <w:i/>
      <w:iCs/>
      <w:color w:val="404040" w:themeColor="text1" w:themeTint="BF"/>
    </w:rPr>
  </w:style>
  <w:style w:type="paragraph" w:styleId="TableofFigures">
    <w:name w:val="table of figures"/>
    <w:basedOn w:val="Normal"/>
    <w:next w:val="Normal"/>
    <w:uiPriority w:val="99"/>
    <w:rsid w:val="000428F7"/>
    <w:pPr>
      <w:spacing w:after="0"/>
    </w:pPr>
    <w:rPr>
      <w:sz w:val="20"/>
    </w:rPr>
  </w:style>
  <w:style w:type="paragraph" w:styleId="TOC1">
    <w:name w:val="toc 1"/>
    <w:basedOn w:val="Normal"/>
    <w:next w:val="Normal"/>
    <w:autoRedefine/>
    <w:uiPriority w:val="39"/>
    <w:rsid w:val="000428F7"/>
    <w:pPr>
      <w:tabs>
        <w:tab w:val="right" w:leader="dot" w:pos="9825"/>
      </w:tabs>
      <w:spacing w:after="120" w:line="240" w:lineRule="atLeast"/>
    </w:pPr>
    <w:rPr>
      <w:b/>
      <w:noProof/>
      <w:sz w:val="20"/>
    </w:rPr>
  </w:style>
  <w:style w:type="paragraph" w:styleId="TOC2">
    <w:name w:val="toc 2"/>
    <w:basedOn w:val="Normal"/>
    <w:next w:val="Normal"/>
    <w:autoRedefine/>
    <w:uiPriority w:val="39"/>
    <w:rsid w:val="000428F7"/>
    <w:pPr>
      <w:tabs>
        <w:tab w:val="left" w:pos="878"/>
        <w:tab w:val="right" w:leader="dot" w:pos="9825"/>
      </w:tabs>
      <w:spacing w:after="120" w:line="240" w:lineRule="atLeast"/>
      <w:ind w:left="245"/>
    </w:pPr>
    <w:rPr>
      <w:sz w:val="20"/>
    </w:rPr>
  </w:style>
  <w:style w:type="paragraph" w:styleId="TOC3">
    <w:name w:val="toc 3"/>
    <w:basedOn w:val="Normal"/>
    <w:next w:val="Normal"/>
    <w:autoRedefine/>
    <w:uiPriority w:val="39"/>
    <w:rsid w:val="000428F7"/>
    <w:pPr>
      <w:tabs>
        <w:tab w:val="left" w:pos="1325"/>
        <w:tab w:val="right" w:leader="dot" w:pos="9825"/>
      </w:tabs>
      <w:spacing w:after="120" w:line="240" w:lineRule="atLeast"/>
      <w:ind w:left="475"/>
    </w:pPr>
    <w:rPr>
      <w:sz w:val="20"/>
    </w:rPr>
  </w:style>
  <w:style w:type="paragraph" w:styleId="TOC4">
    <w:name w:val="toc 4"/>
    <w:basedOn w:val="Normal"/>
    <w:next w:val="Normal"/>
    <w:autoRedefine/>
    <w:uiPriority w:val="39"/>
    <w:rsid w:val="007C247C"/>
    <w:pPr>
      <w:spacing w:after="100"/>
      <w:ind w:left="720"/>
    </w:pPr>
    <w:rPr>
      <w:sz w:val="20"/>
    </w:rPr>
  </w:style>
  <w:style w:type="paragraph" w:styleId="Revision">
    <w:name w:val="Revision"/>
    <w:hidden/>
    <w:uiPriority w:val="99"/>
    <w:semiHidden/>
    <w:rsid w:val="002235E5"/>
    <w:pPr>
      <w:spacing w:after="0" w:line="240" w:lineRule="auto"/>
    </w:pPr>
    <w:rPr>
      <w:rFonts w:ascii="Arial" w:hAnsi="Arial"/>
      <w:sz w:val="24"/>
    </w:rPr>
  </w:style>
  <w:style w:type="paragraph" w:styleId="Title">
    <w:name w:val="Title"/>
    <w:basedOn w:val="Normal"/>
    <w:next w:val="Normal"/>
    <w:link w:val="TitleChar"/>
    <w:uiPriority w:val="10"/>
    <w:semiHidden/>
    <w:qFormat/>
    <w:rsid w:val="000428F7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sid w:val="000428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4-Accent3">
    <w:name w:val="Grid Table 4 Accent 3"/>
    <w:basedOn w:val="TableNormal"/>
    <w:uiPriority w:val="49"/>
    <w:rsid w:val="000428F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styleId="Caption">
    <w:name w:val="caption"/>
    <w:basedOn w:val="Normal"/>
    <w:next w:val="Normal"/>
    <w:uiPriority w:val="35"/>
    <w:semiHidden/>
    <w:qFormat/>
    <w:rsid w:val="000428F7"/>
    <w:pPr>
      <w:spacing w:after="200"/>
      <w:jc w:val="center"/>
    </w:pPr>
    <w:rPr>
      <w:iCs/>
      <w:color w:val="44546A" w:themeColor="text2"/>
      <w:sz w:val="20"/>
      <w:szCs w:val="18"/>
    </w:rPr>
  </w:style>
  <w:style w:type="table" w:customStyle="1" w:styleId="TableGrid1">
    <w:name w:val="Table Grid1"/>
    <w:basedOn w:val="TableNormal"/>
    <w:next w:val="TableGrid"/>
    <w:uiPriority w:val="39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4-Accent31">
    <w:name w:val="Grid Table 4 - Accent 31"/>
    <w:basedOn w:val="TableNormal"/>
    <w:next w:val="GridTable4-Accent3"/>
    <w:uiPriority w:val="49"/>
    <w:rsid w:val="000428F7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TableGrid2">
    <w:name w:val="Table Grid2"/>
    <w:basedOn w:val="TableNormal"/>
    <w:next w:val="TableGrid"/>
    <w:uiPriority w:val="39"/>
    <w:rsid w:val="000428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semiHidden/>
    <w:qFormat/>
    <w:rsid w:val="000428F7"/>
    <w:rPr>
      <w:i/>
      <w:iCs/>
    </w:rPr>
  </w:style>
  <w:style w:type="paragraph" w:customStyle="1" w:styleId="MMCCoverProjectName">
    <w:name w:val="MMC_Cover_Project Name"/>
    <w:basedOn w:val="Normal"/>
    <w:qFormat/>
    <w:rsid w:val="000428F7"/>
    <w:pPr>
      <w:spacing w:after="120" w:line="200" w:lineRule="atLeast"/>
    </w:pPr>
    <w:rPr>
      <w:rFonts w:cs="Arial"/>
      <w:b/>
      <w:sz w:val="72"/>
      <w:szCs w:val="72"/>
    </w:rPr>
  </w:style>
  <w:style w:type="paragraph" w:customStyle="1" w:styleId="MMCCoverDistrictName">
    <w:name w:val="MMC_Cover_District Name"/>
    <w:basedOn w:val="MMCCoverProjectName"/>
    <w:rsid w:val="000428F7"/>
    <w:pPr>
      <w:spacing w:before="120"/>
    </w:pPr>
    <w:rPr>
      <w:bCs/>
      <w:sz w:val="40"/>
    </w:rPr>
  </w:style>
  <w:style w:type="paragraph" w:customStyle="1" w:styleId="figurecaption">
    <w:name w:val="figure_caption"/>
    <w:basedOn w:val="Normal"/>
    <w:semiHidden/>
    <w:rsid w:val="000428F7"/>
    <w:pPr>
      <w:widowControl w:val="0"/>
      <w:autoSpaceDE w:val="0"/>
      <w:autoSpaceDN w:val="0"/>
      <w:adjustRightInd w:val="0"/>
      <w:spacing w:before="200" w:after="480" w:line="240" w:lineRule="atLeast"/>
      <w:jc w:val="center"/>
    </w:pPr>
    <w:rPr>
      <w:rFonts w:eastAsia="Times New Roman" w:cs="Times New Roman"/>
      <w:bCs/>
      <w:i/>
      <w:sz w:val="20"/>
    </w:rPr>
  </w:style>
  <w:style w:type="paragraph" w:customStyle="1" w:styleId="tablehead">
    <w:name w:val="table_head"/>
    <w:basedOn w:val="Normal"/>
    <w:semiHidden/>
    <w:rsid w:val="000428F7"/>
    <w:pPr>
      <w:widowControl w:val="0"/>
      <w:autoSpaceDE w:val="0"/>
      <w:autoSpaceDN w:val="0"/>
      <w:adjustRightInd w:val="0"/>
      <w:spacing w:before="60" w:after="60" w:line="240" w:lineRule="atLeast"/>
      <w:jc w:val="center"/>
    </w:pPr>
    <w:rPr>
      <w:rFonts w:eastAsia="Times New Roman" w:cs="Times New Roman"/>
      <w:b/>
      <w:bCs/>
      <w:sz w:val="20"/>
      <w:szCs w:val="20"/>
    </w:rPr>
  </w:style>
  <w:style w:type="paragraph" w:customStyle="1" w:styleId="tabletext">
    <w:name w:val="table_text"/>
    <w:basedOn w:val="Normal"/>
    <w:semiHidden/>
    <w:rsid w:val="000428F7"/>
    <w:pPr>
      <w:widowControl w:val="0"/>
      <w:autoSpaceDE w:val="0"/>
      <w:autoSpaceDN w:val="0"/>
      <w:adjustRightInd w:val="0"/>
      <w:spacing w:before="60" w:after="60" w:line="240" w:lineRule="atLeast"/>
    </w:pPr>
    <w:rPr>
      <w:rFonts w:eastAsia="Times New Roman" w:cs="Times New Roman"/>
      <w:bCs/>
      <w:sz w:val="20"/>
      <w:szCs w:val="20"/>
    </w:rPr>
  </w:style>
  <w:style w:type="character" w:customStyle="1" w:styleId="ui-provider">
    <w:name w:val="ui-provider"/>
    <w:basedOn w:val="DefaultParagraphFont"/>
    <w:semiHidden/>
    <w:rsid w:val="000428F7"/>
  </w:style>
  <w:style w:type="character" w:customStyle="1" w:styleId="Heading7Char">
    <w:name w:val="Heading 7 Char"/>
    <w:basedOn w:val="DefaultParagraphFont"/>
    <w:link w:val="Heading7"/>
    <w:rsid w:val="000428F7"/>
    <w:rPr>
      <w:rFonts w:ascii="Arial" w:eastAsiaTheme="majorEastAsia" w:hAnsi="Arial" w:cstheme="majorBidi"/>
      <w:b/>
      <w:iCs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0428F7"/>
    <w:rPr>
      <w:rFonts w:ascii="Arial" w:eastAsiaTheme="majorEastAsia" w:hAnsi="Arial" w:cstheme="majorBidi"/>
      <w:b/>
      <w:color w:val="272727" w:themeColor="text1" w:themeTint="D8"/>
      <w:sz w:val="20"/>
      <w:szCs w:val="21"/>
    </w:rPr>
  </w:style>
  <w:style w:type="paragraph" w:styleId="TOC5">
    <w:name w:val="toc 5"/>
    <w:basedOn w:val="Normal"/>
    <w:next w:val="Normal"/>
    <w:autoRedefine/>
    <w:uiPriority w:val="39"/>
    <w:rsid w:val="007C247C"/>
    <w:pPr>
      <w:spacing w:after="100" w:line="278" w:lineRule="auto"/>
      <w:ind w:left="960"/>
    </w:pPr>
    <w:rPr>
      <w:rFonts w:eastAsiaTheme="minorEastAsia"/>
      <w:kern w:val="2"/>
      <w:sz w:val="20"/>
      <w:szCs w:val="24"/>
    </w:rPr>
  </w:style>
  <w:style w:type="paragraph" w:styleId="TOC6">
    <w:name w:val="toc 6"/>
    <w:basedOn w:val="Normal"/>
    <w:next w:val="Normal"/>
    <w:autoRedefine/>
    <w:uiPriority w:val="39"/>
    <w:rsid w:val="007C247C"/>
    <w:pPr>
      <w:spacing w:after="100" w:line="278" w:lineRule="auto"/>
      <w:ind w:left="1200"/>
    </w:pPr>
    <w:rPr>
      <w:rFonts w:eastAsiaTheme="minorEastAsia"/>
      <w:kern w:val="2"/>
      <w:sz w:val="20"/>
      <w:szCs w:val="24"/>
    </w:rPr>
  </w:style>
  <w:style w:type="paragraph" w:styleId="TOC7">
    <w:name w:val="toc 7"/>
    <w:basedOn w:val="Normal"/>
    <w:next w:val="Normal"/>
    <w:autoRedefine/>
    <w:uiPriority w:val="39"/>
    <w:rsid w:val="007C247C"/>
    <w:pPr>
      <w:spacing w:after="100" w:line="278" w:lineRule="auto"/>
      <w:ind w:left="1440"/>
    </w:pPr>
    <w:rPr>
      <w:rFonts w:eastAsiaTheme="minorEastAsia"/>
      <w:kern w:val="2"/>
      <w:sz w:val="20"/>
      <w:szCs w:val="24"/>
    </w:rPr>
  </w:style>
  <w:style w:type="paragraph" w:styleId="TOC8">
    <w:name w:val="toc 8"/>
    <w:basedOn w:val="Normal"/>
    <w:next w:val="Normal"/>
    <w:autoRedefine/>
    <w:uiPriority w:val="39"/>
    <w:rsid w:val="007C247C"/>
    <w:pPr>
      <w:spacing w:after="100" w:line="278" w:lineRule="auto"/>
      <w:ind w:left="1680"/>
    </w:pPr>
    <w:rPr>
      <w:rFonts w:eastAsiaTheme="minorEastAsia"/>
      <w:kern w:val="2"/>
      <w:sz w:val="20"/>
      <w:szCs w:val="24"/>
    </w:rPr>
  </w:style>
  <w:style w:type="paragraph" w:styleId="TOC9">
    <w:name w:val="toc 9"/>
    <w:basedOn w:val="Normal"/>
    <w:next w:val="Normal"/>
    <w:autoRedefine/>
    <w:uiPriority w:val="39"/>
    <w:rsid w:val="007C247C"/>
    <w:pPr>
      <w:spacing w:after="100" w:line="278" w:lineRule="auto"/>
      <w:ind w:left="1920"/>
    </w:pPr>
    <w:rPr>
      <w:rFonts w:eastAsiaTheme="minorEastAsia"/>
      <w:kern w:val="2"/>
      <w:sz w:val="20"/>
      <w:szCs w:val="24"/>
    </w:rPr>
  </w:style>
  <w:style w:type="paragraph" w:customStyle="1" w:styleId="ApprovalHeading1">
    <w:name w:val="Approval_Heading_1"/>
    <w:basedOn w:val="Heading1"/>
    <w:qFormat/>
    <w:rsid w:val="000428F7"/>
    <w:pPr>
      <w:numPr>
        <w:numId w:val="0"/>
      </w:numPr>
      <w:ind w:left="864"/>
    </w:pPr>
  </w:style>
  <w:style w:type="paragraph" w:customStyle="1" w:styleId="ApprovalHeading2">
    <w:name w:val="Approval_Heading_2"/>
    <w:basedOn w:val="Heading2"/>
    <w:qFormat/>
    <w:rsid w:val="000428F7"/>
    <w:pPr>
      <w:numPr>
        <w:ilvl w:val="0"/>
        <w:numId w:val="0"/>
      </w:numPr>
      <w:ind w:left="576" w:hanging="576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98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5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6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87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38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729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13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178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3905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05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6974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3699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3746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89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94029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494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354715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5704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214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29830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30698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7604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054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9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43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00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05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707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306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4592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36054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1811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401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92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96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459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10688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4555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51972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48728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47239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6998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8409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597275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7684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670176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94080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155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52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590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57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037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243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409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110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99432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6624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63898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7525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47314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5618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89317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91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3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006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581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77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8066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79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72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52821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3123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5877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9860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9851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791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61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12493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00208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688903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6016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6747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49158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4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8404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38832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83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08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82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614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537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2236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66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4082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351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3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237010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936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6875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14583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356418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172440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68150601">
                                          <w:marLeft w:val="60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8785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802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5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200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2062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3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19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328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536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60830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4304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944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287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23961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73244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32295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43990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42746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260435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2259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95718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4126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4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65413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09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3487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5032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0419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498805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36462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25720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76030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79689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768406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68216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9445853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1160635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52354433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40007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3252352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  <w:div w:id="218173395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7344480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2126194878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  <w:div w:id="33947821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3062076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6016221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31492114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45017581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  <w:div w:id="123924259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64634119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465970830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  <w:div w:id="1367675215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56135749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  <w:div w:id="1099564296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5971381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  <w:div w:id="1820153729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9380712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  <w:div w:id="141061848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939099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  <w:div w:id="2061439399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97368190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  <w:div w:id="208563740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72505538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  <w:div w:id="19468832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454390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10446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  <w:div w:id="11857540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15518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78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0145041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191921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21239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7780636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67155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60028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991704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9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8030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2825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328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23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86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7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136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5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76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3889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3385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6043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99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8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08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9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7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12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18" Type="http://schemas.openxmlformats.org/officeDocument/2006/relationships/header" Target="header4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image" Target="media/image2.png"/><Relationship Id="rId25" Type="http://schemas.openxmlformats.org/officeDocument/2006/relationships/customXml" Target="../customXml/item4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customXml" Target="../customXml/item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customXml" Target="../customXml/item2.xml"/><Relationship Id="rId10" Type="http://schemas.openxmlformats.org/officeDocument/2006/relationships/header" Target="header2.xml"/><Relationship Id="rId19" Type="http://schemas.openxmlformats.org/officeDocument/2006/relationships/header" Target="header5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62724EBBBFA4F83B4D9532EDF120F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EB277-C649-42E6-A88B-2FA9F072A999}"/>
      </w:docPartPr>
      <w:docPartBody>
        <w:p w:rsidR="00C56FD8" w:rsidRDefault="009B3B75" w:rsidP="009B3B75">
          <w:pPr>
            <w:pStyle w:val="162724EBBBFA4F83B4D9532EDF120F10"/>
          </w:pPr>
          <w:r w:rsidRPr="0053736C">
            <w:rPr>
              <w:rStyle w:val="PlaceholderText"/>
            </w:rPr>
            <w:t>[Subject]</w:t>
          </w:r>
        </w:p>
      </w:docPartBody>
    </w:docPart>
    <w:docPart>
      <w:docPartPr>
        <w:name w:val="1472521F644D4BA79A823E39351FCC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1A38C3E-86E6-4268-AB89-3276A14B4F31}"/>
      </w:docPartPr>
      <w:docPartBody>
        <w:p w:rsidR="00C56FD8" w:rsidRDefault="009B3B75" w:rsidP="009B3B75">
          <w:pPr>
            <w:pStyle w:val="1472521F644D4BA79A823E39351FCCAB"/>
          </w:pPr>
          <w:r w:rsidRPr="00943600">
            <w:rPr>
              <w:rStyle w:val="PlaceholderText"/>
            </w:rPr>
            <w:t>[Category]</w:t>
          </w:r>
        </w:p>
      </w:docPartBody>
    </w:docPart>
    <w:docPart>
      <w:docPartPr>
        <w:name w:val="8EAE61D56FDC444B99136A3CC61520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1B627C-16DE-42EE-95A1-01E8FB4FFF23}"/>
      </w:docPartPr>
      <w:docPartBody>
        <w:p w:rsidR="00871AD0" w:rsidRDefault="00BE5ECF" w:rsidP="00BE5ECF">
          <w:pPr>
            <w:pStyle w:val="8EAE61D56FDC444B99136A3CC6152027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58D98BF5316A4C3CBD27036B16491F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E46EE1-1773-44F7-B58E-52EADBF5884E}"/>
      </w:docPartPr>
      <w:docPartBody>
        <w:p w:rsidR="00871AD0" w:rsidRDefault="00BE5ECF" w:rsidP="00BE5ECF">
          <w:pPr>
            <w:pStyle w:val="58D98BF5316A4C3CBD27036B16491F19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69A04958897D4BB6BB94BEF9065D06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0AC0D8-3748-40B4-94B9-6C59C9A4BA95}"/>
      </w:docPartPr>
      <w:docPartBody>
        <w:p w:rsidR="00871AD0" w:rsidRDefault="00BE5ECF" w:rsidP="00BE5ECF">
          <w:pPr>
            <w:pStyle w:val="69A04958897D4BB6BB94BEF9065D06B1"/>
          </w:pPr>
          <w:r w:rsidRPr="00244EFC">
            <w:rPr>
              <w:rStyle w:val="PlaceholderText"/>
            </w:rPr>
            <w:t>[Category]</w:t>
          </w:r>
        </w:p>
      </w:docPartBody>
    </w:docPart>
    <w:docPart>
      <w:docPartPr>
        <w:name w:val="DF277DC2A9B74F7B95575058F00F3F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ABCD7-92EC-428F-8236-276045490189}"/>
      </w:docPartPr>
      <w:docPartBody>
        <w:p w:rsidR="00871AD0" w:rsidRDefault="00BE5ECF" w:rsidP="00BE5ECF">
          <w:pPr>
            <w:pStyle w:val="DF277DC2A9B74F7B95575058F00F3F42"/>
          </w:pPr>
          <w:r w:rsidRPr="00244EFC">
            <w:rPr>
              <w:rStyle w:val="PlaceholderText"/>
            </w:rPr>
            <w:t>[Category]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panose1 w:val="020B07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75"/>
    <w:rsid w:val="00020124"/>
    <w:rsid w:val="00082FB1"/>
    <w:rsid w:val="000964F4"/>
    <w:rsid w:val="000F454B"/>
    <w:rsid w:val="00174FE0"/>
    <w:rsid w:val="001B0514"/>
    <w:rsid w:val="00363ABC"/>
    <w:rsid w:val="0037419F"/>
    <w:rsid w:val="003C2B78"/>
    <w:rsid w:val="00400A23"/>
    <w:rsid w:val="00455B81"/>
    <w:rsid w:val="004F53A2"/>
    <w:rsid w:val="005050E9"/>
    <w:rsid w:val="005E55F6"/>
    <w:rsid w:val="006000E2"/>
    <w:rsid w:val="0062178C"/>
    <w:rsid w:val="006D4E7C"/>
    <w:rsid w:val="007E62B0"/>
    <w:rsid w:val="007F47E8"/>
    <w:rsid w:val="00825DDA"/>
    <w:rsid w:val="00871AD0"/>
    <w:rsid w:val="008A2D0D"/>
    <w:rsid w:val="009107D0"/>
    <w:rsid w:val="009A5641"/>
    <w:rsid w:val="009B3B75"/>
    <w:rsid w:val="009C23B7"/>
    <w:rsid w:val="00A05171"/>
    <w:rsid w:val="00A34F95"/>
    <w:rsid w:val="00A35351"/>
    <w:rsid w:val="00A76506"/>
    <w:rsid w:val="00AC051F"/>
    <w:rsid w:val="00B33F83"/>
    <w:rsid w:val="00BC1FCE"/>
    <w:rsid w:val="00BE5ECF"/>
    <w:rsid w:val="00C14331"/>
    <w:rsid w:val="00C46333"/>
    <w:rsid w:val="00C56FD8"/>
    <w:rsid w:val="00C7762E"/>
    <w:rsid w:val="00C91C66"/>
    <w:rsid w:val="00CD5E32"/>
    <w:rsid w:val="00CE0C1D"/>
    <w:rsid w:val="00D83373"/>
    <w:rsid w:val="00DC3AAF"/>
    <w:rsid w:val="00DF4EAB"/>
    <w:rsid w:val="00E008A5"/>
    <w:rsid w:val="00EA00D4"/>
    <w:rsid w:val="00EF008B"/>
    <w:rsid w:val="00F035AB"/>
    <w:rsid w:val="00F25E24"/>
    <w:rsid w:val="00F51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BE5ECF"/>
    <w:rPr>
      <w:color w:val="808080"/>
    </w:rPr>
  </w:style>
  <w:style w:type="paragraph" w:customStyle="1" w:styleId="162724EBBBFA4F83B4D9532EDF120F10">
    <w:name w:val="162724EBBBFA4F83B4D9532EDF120F10"/>
    <w:rsid w:val="009B3B75"/>
  </w:style>
  <w:style w:type="paragraph" w:customStyle="1" w:styleId="1472521F644D4BA79A823E39351FCCAB">
    <w:name w:val="1472521F644D4BA79A823E39351FCCAB"/>
    <w:rsid w:val="009B3B75"/>
  </w:style>
  <w:style w:type="paragraph" w:customStyle="1" w:styleId="8EAE61D56FDC444B99136A3CC6152027">
    <w:name w:val="8EAE61D56FDC444B99136A3CC6152027"/>
    <w:rsid w:val="00BE5ECF"/>
  </w:style>
  <w:style w:type="paragraph" w:customStyle="1" w:styleId="58D98BF5316A4C3CBD27036B16491F19">
    <w:name w:val="58D98BF5316A4C3CBD27036B16491F19"/>
    <w:rsid w:val="00BE5ECF"/>
  </w:style>
  <w:style w:type="paragraph" w:customStyle="1" w:styleId="69A04958897D4BB6BB94BEF9065D06B1">
    <w:name w:val="69A04958897D4BB6BB94BEF9065D06B1"/>
    <w:rsid w:val="00BE5ECF"/>
  </w:style>
  <w:style w:type="paragraph" w:customStyle="1" w:styleId="DF277DC2A9B74F7B95575058F00F3F42">
    <w:name w:val="DF277DC2A9B74F7B95575058F00F3F42"/>
    <w:rsid w:val="00BE5EC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 Version="">
  <b:Source>
    <b:Tag>Moriasi_2007</b:Tag>
    <b:SourceType>Report</b:SourceType>
    <b:Guid>{92F43085-0041-4656-B2F9-D9CDDC01EE3F}</b:Guid>
    <b:Title>Model Evaluation Guidelines for Systematic Quantification of Accuracy in Watershed Simulations</b:Title>
    <b:Year>2007</b:Year>
    <b:Publisher>American Society of Agricultural and Biological Engineers</b:Publisher>
    <b:City>St. Joseph, MI</b:City>
    <b:Author>
      <b:Author>
        <b:NameList>
          <b:Person>
            <b:Last>Moriasi</b:Last>
            <b:Middle>N.</b:Middle>
            <b:First>D.</b:First>
          </b:Person>
          <b:Person>
            <b:Last>Arnold</b:Last>
            <b:Middle>G.</b:Middle>
            <b:First>J.</b:First>
          </b:Person>
          <b:Person>
            <b:Last>Van Liew</b:Last>
            <b:Middle>W.</b:Middle>
            <b:First>M.</b:First>
          </b:Person>
          <b:Person>
            <b:Last>Bingner</b:Last>
            <b:Middle>L.</b:Middle>
            <b:First>R.</b:First>
          </b:Person>
          <b:Person>
            <b:Last>Harmel</b:Last>
            <b:Middle>D.</b:Middle>
            <b:First>R.</b:First>
          </b:Person>
          <b:Person>
            <b:Last>Veith</b:Last>
            <b:Middle>L.</b:Middle>
            <b:First>T.</b:First>
          </b:Person>
        </b:NameList>
      </b:Author>
    </b:Author>
    <b:RefOrder>1</b:RefOrder>
  </b:Source>
  <b:Source>
    <b:Tag>HECHMS</b:Tag>
    <b:SourceType>InternetSite</b:SourceType>
    <b:Guid>{D204DDE5-67AD-478C-919A-86A172D62856}</b:Guid>
    <b:Author>
      <b:Author>
        <b:Corporate>U.S. Army Corps of Engineers</b:Corporate>
      </b:Author>
    </b:Author>
    <b:Title>Hydrologic Modeling System HEC-HMS</b:Title>
    <b:Year>2021</b:Year>
    <b:Publisher>Hydrologic Engineering Center</b:Publisher>
    <b:City>Davis, CA</b:City>
    <b:InternetSiteTitle>User's Manual Version 4.9</b:InternetSiteTitle>
    <b:Month>November</b:Month>
    <b:Day>15</b:Day>
    <b:URL>https://www.hec.usace.army.mil/confluence/hmsdocs/hmsum/latest/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4A5405CC2BBCB48A894AB30A3483139" ma:contentTypeVersion="12" ma:contentTypeDescription="Create a new document." ma:contentTypeScope="" ma:versionID="8b684357097cd5eb1906c62af2f8fdba">
  <xsd:schema xmlns:xsd="http://www.w3.org/2001/XMLSchema" xmlns:xs="http://www.w3.org/2001/XMLSchema" xmlns:p="http://schemas.microsoft.com/office/2006/metadata/properties" xmlns:ns2="1aa4b579-0a14-417f-a257-c1c41b3260dc" xmlns:ns3="8bfcebdd-0af9-4de8-86bc-ee08f5a3ccb0" targetNamespace="http://schemas.microsoft.com/office/2006/metadata/properties" ma:root="true" ma:fieldsID="79b3752881ca266d6a05a57fa31c66dd" ns2:_="" ns3:_="">
    <xsd:import namespace="1aa4b579-0a14-417f-a257-c1c41b3260dc"/>
    <xsd:import namespace="8bfcebdd-0af9-4de8-86bc-ee08f5a3ccb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a4b579-0a14-417f-a257-c1c41b3260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e6c1609-49e0-4fdc-8f5b-8b798a96913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fcebdd-0af9-4de8-86bc-ee08f5a3ccb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2b4c757c-5459-4f8a-9493-f9f67ab2f81f}" ma:internalName="TaxCatchAll" ma:showField="CatchAllData" ma:web="8bfcebdd-0af9-4de8-86bc-ee08f5a3ccb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aa4b579-0a14-417f-a257-c1c41b3260dc">
      <Terms xmlns="http://schemas.microsoft.com/office/infopath/2007/PartnerControls"/>
    </lcf76f155ced4ddcb4097134ff3c332f>
    <TaxCatchAll xmlns="8bfcebdd-0af9-4de8-86bc-ee08f5a3ccb0" xsi:nil="true"/>
  </documentManagement>
</p:properties>
</file>

<file path=customXml/itemProps1.xml><?xml version="1.0" encoding="utf-8"?>
<ds:datastoreItem xmlns:ds="http://schemas.openxmlformats.org/officeDocument/2006/customXml" ds:itemID="{C3E46BE4-DC17-41E7-AC55-1004D3CEC20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E6D6E0F-5964-4AFC-8220-DDB4403A79AC}"/>
</file>

<file path=customXml/itemProps3.xml><?xml version="1.0" encoding="utf-8"?>
<ds:datastoreItem xmlns:ds="http://schemas.openxmlformats.org/officeDocument/2006/customXml" ds:itemID="{5A97930C-0282-4E79-BB36-742156EB1E23}"/>
</file>

<file path=customXml/itemProps4.xml><?xml version="1.0" encoding="utf-8"?>
<ds:datastoreItem xmlns:ds="http://schemas.openxmlformats.org/officeDocument/2006/customXml" ds:itemID="{E605E88A-4C7F-4415-9F35-C8DA0D9E360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1943</Words>
  <Characters>11077</Characters>
  <Application>Microsoft Office Word</Application>
  <DocSecurity>0</DocSecurity>
  <Lines>92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2026-10-08T02:26:00Z</dcterms:created>
  <dcterms:modified xsi:type="dcterms:W3CDTF">2026-10-08T02:26:00Z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0x010100B4A5405CC2BBCB48A894AB30A3483139</vt:lpwstr>
  </property>
</Properties>
</file>