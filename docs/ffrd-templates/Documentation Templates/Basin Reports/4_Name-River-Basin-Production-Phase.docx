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9F723" w14:textId="77777777" w:rsidR="002B6EDD" w:rsidRDefault="002B6EDD" w:rsidP="002B6EDD">
      <w:pPr>
        <w:pStyle w:val="MMCCoverProjectName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976A1CC" wp14:editId="072A0101">
                <wp:simplePos x="0" y="0"/>
                <wp:positionH relativeFrom="column">
                  <wp:posOffset>-909320</wp:posOffset>
                </wp:positionH>
                <wp:positionV relativeFrom="paragraph">
                  <wp:posOffset>-909320</wp:posOffset>
                </wp:positionV>
                <wp:extent cx="914400" cy="10058400"/>
                <wp:effectExtent l="0" t="0" r="0" b="0"/>
                <wp:wrapNone/>
                <wp:docPr id="1401096678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058400"/>
                        </a:xfrm>
                        <a:prstGeom prst="rect">
                          <a:avLst/>
                        </a:prstGeom>
                        <a:solidFill>
                          <a:srgbClr val="EA4438"/>
                        </a:solidFill>
                        <a:ln>
                          <a:solidFill>
                            <a:srgbClr val="EA44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66AA6" id="Rectangle 3" o:spid="_x0000_s1026" alt="&quot;&quot;" style="position:absolute;margin-left:-71.6pt;margin-top:-71.6pt;width:1in;height:11in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" fillcolor="#ea4438" strokecolor="#ea4438" strokeweight="1pt">
                <v:path arrowok="t"/>
              </v:rect>
            </w:pict>
          </mc:Fallback>
        </mc:AlternateContent>
      </w:r>
      <w:r>
        <w:t>Future of Flood Risk Data</w:t>
      </w:r>
    </w:p>
    <w:p w14:paraId="58CAF2B9" w14:textId="65DBED80" w:rsidR="002B6EDD" w:rsidRPr="005117B5" w:rsidRDefault="00367984" w:rsidP="002B6EDD">
      <w:pPr>
        <w:pStyle w:val="MMCCoverDistrictName"/>
        <w:ind w:left="360"/>
        <w:rPr>
          <w:color w:val="00B050"/>
        </w:rPr>
      </w:pPr>
      <w:sdt>
        <w:sdtPr>
          <w:rPr>
            <w:color w:val="00B050"/>
          </w:rPr>
          <w:alias w:val="Subject"/>
          <w:tag w:val=""/>
          <w:id w:val="706601158"/>
          <w:placeholder>
            <w:docPart w:val="F6B7987C1E65407387DBF693FA55A0EF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del w:id="0" w:author="Author">
            <w:r w:rsidRPr="005117B5" w:rsidDel="00367984">
              <w:rPr>
                <w:color w:val="00B050"/>
              </w:rPr>
              <w:delText>NAME River Basin</w:delText>
            </w:r>
          </w:del>
        </w:sdtContent>
      </w:sdt>
    </w:p>
    <w:p w14:paraId="7CCE8A74" w14:textId="568B88B6" w:rsidR="002B6EDD" w:rsidRDefault="00367984" w:rsidP="002B6EDD">
      <w:pPr>
        <w:pStyle w:val="MMCCoverlocation"/>
        <w:ind w:left="378"/>
      </w:pPr>
      <w:sdt>
        <w:sdtPr>
          <w:alias w:val="Category"/>
          <w:tag w:val=""/>
          <w:id w:val="441183368"/>
          <w:placeholder>
            <w:docPart w:val="F1EB7AF3605A406D9243F270B277BC77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del w:id="1" w:author="Author">
            <w:r w:rsidDel="00367984">
              <w:delText>Production Phase</w:delText>
            </w:r>
          </w:del>
        </w:sdtContent>
      </w:sdt>
    </w:p>
    <w:p w14:paraId="1AA28FE2" w14:textId="77777777" w:rsidR="002B6EDD" w:rsidRPr="00FC6BE5" w:rsidRDefault="002B6EDD" w:rsidP="002B6EDD">
      <w:pPr>
        <w:pStyle w:val="MMCbodytext"/>
        <w:spacing w:before="9480"/>
        <w:ind w:left="405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71753A6F" wp14:editId="394FA192">
                <wp:simplePos x="0" y="0"/>
                <wp:positionH relativeFrom="column">
                  <wp:posOffset>-923925</wp:posOffset>
                </wp:positionH>
                <wp:positionV relativeFrom="page">
                  <wp:posOffset>2366645</wp:posOffset>
                </wp:positionV>
                <wp:extent cx="7772400" cy="914400"/>
                <wp:effectExtent l="0" t="0" r="0" b="0"/>
                <wp:wrapNone/>
                <wp:docPr id="32932035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914400"/>
                        </a:xfrm>
                        <a:prstGeom prst="rect">
                          <a:avLst/>
                        </a:prstGeom>
                        <a:solidFill>
                          <a:srgbClr val="255388"/>
                        </a:solidFill>
                        <a:ln>
                          <a:solidFill>
                            <a:srgbClr val="25538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638B80" id="Rectangle 2" o:spid="_x0000_s1026" alt="&quot;&quot;" style="position:absolute;margin-left:-72.75pt;margin-top:186.35pt;width:612pt;height:1in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" fillcolor="#255388" strokecolor="#255388" strokeweight="1pt">
                <v:path arrowok="t"/>
                <w10:wrap anchory="pag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EF63196" wp14:editId="05D90F47">
            <wp:extent cx="4572635" cy="914400"/>
            <wp:effectExtent l="0" t="0" r="0" b="0"/>
            <wp:docPr id="1135211442" name="Picture 1" descr="U.S. Army, U.S. Army Corps of Engineers, U.S. Department of Homeland Security, and the Federal Emergency Management Agenc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11442" name="Picture 1" descr="U.S. Army, U.S. Army Corps of Engineers, U.S. Department of Homeland Security, and the Federal Emergency Management Agency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C6BE5">
        <w:rPr>
          <w:noProof/>
        </w:rPr>
        <w:br w:type="page"/>
      </w:r>
    </w:p>
    <w:p w14:paraId="5A8D60A5" w14:textId="77777777" w:rsidR="007261E8" w:rsidRDefault="007261E8" w:rsidP="007261E8"/>
    <w:p w14:paraId="7CC1877C" w14:textId="77777777" w:rsidR="007261E8" w:rsidRDefault="007261E8" w:rsidP="007261E8">
      <w:pPr>
        <w:pStyle w:val="MMCIntentionallyBlank"/>
      </w:pPr>
      <w:r>
        <w:t>This page is intentionally blank.</w:t>
      </w:r>
    </w:p>
    <w:p w14:paraId="27778F51" w14:textId="77777777" w:rsidR="007261E8" w:rsidRDefault="007261E8" w:rsidP="007261E8"/>
    <w:p w14:paraId="30C1E63A" w14:textId="77777777" w:rsidR="007261E8" w:rsidRDefault="007261E8" w:rsidP="007261E8">
      <w:pPr>
        <w:sectPr w:rsidR="007261E8" w:rsidSect="004B5749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1440" w:right="1440" w:bottom="1440" w:left="1440" w:header="360" w:footer="720" w:gutter="0"/>
          <w:pgNumType w:fmt="lowerRoman"/>
          <w:cols w:space="720"/>
          <w:titlePg/>
          <w:docGrid w:linePitch="360"/>
        </w:sectPr>
      </w:pPr>
    </w:p>
    <w:p w14:paraId="19AA03B5" w14:textId="77777777" w:rsidR="007261E8" w:rsidRDefault="007261E8" w:rsidP="007261E8">
      <w:pPr>
        <w:pStyle w:val="MMCTOCheaders"/>
      </w:pPr>
      <w:bookmarkStart w:id="6" w:name="_Toc193363662"/>
      <w:r>
        <w:lastRenderedPageBreak/>
        <w:t>Contents</w:t>
      </w:r>
      <w:bookmarkEnd w:id="6"/>
    </w:p>
    <w:p w14:paraId="7B635974" w14:textId="49B7D691" w:rsidR="002B0F52" w:rsidRDefault="002B0F52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"3-3" \t "Heading 1,1,Heading 2,2,Appendix Heading 1,1,MMC_Appendix Heading 1,1" </w:instrText>
      </w:r>
      <w:r>
        <w:rPr>
          <w:b w:val="0"/>
        </w:rPr>
        <w:fldChar w:fldCharType="separate"/>
      </w:r>
      <w:r>
        <w:t>Section 1 —Production Phase Overview</w:t>
      </w:r>
      <w:r>
        <w:tab/>
      </w:r>
      <w:r>
        <w:fldChar w:fldCharType="begin"/>
      </w:r>
      <w:r>
        <w:instrText xml:space="preserve"> PAGEREF _Toc216785528 \h </w:instrText>
      </w:r>
      <w:r>
        <w:fldChar w:fldCharType="separate"/>
      </w:r>
      <w:r>
        <w:t>1</w:t>
      </w:r>
      <w:r>
        <w:fldChar w:fldCharType="end"/>
      </w:r>
    </w:p>
    <w:p w14:paraId="2D6BA476" w14:textId="2CB4DEDA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Enumeration of Production Phase Events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5911D4F" w14:textId="5DF5705E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Adjustments and Hotfixes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B1E1C63" w14:textId="37C4DE8E" w:rsidR="002B0F52" w:rsidRDefault="002B0F52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2 —Summary Results for all Realizations</w:t>
      </w:r>
      <w:r>
        <w:tab/>
      </w:r>
      <w:r>
        <w:fldChar w:fldCharType="begin"/>
      </w:r>
      <w:r>
        <w:instrText xml:space="preserve"> PAGEREF _Toc216785531 \h </w:instrText>
      </w:r>
      <w:r>
        <w:fldChar w:fldCharType="separate"/>
      </w:r>
      <w:r>
        <w:t>2</w:t>
      </w:r>
      <w:r>
        <w:fldChar w:fldCharType="end"/>
      </w:r>
    </w:p>
    <w:p w14:paraId="4D34071D" w14:textId="7F7FB671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Storm Types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001B4D5" w14:textId="47EDB8DE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Storm Locations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C832C4A" w14:textId="68A55BBB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Precipiation -Frequency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F46F5B7" w14:textId="4E689BE2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Discharge-Frequency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04D375C" w14:textId="6DC3D5C9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Elevation-Discharge Relationships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D51A202" w14:textId="5292F505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Elevation-Frequency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FC0FB8B" w14:textId="345225B0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Breach Probability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97EF504" w14:textId="12631F9A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Hazard Mapping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68A550C" w14:textId="7C80C235" w:rsidR="002B0F52" w:rsidRDefault="002B0F52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3 —Data Delivery</w:t>
      </w:r>
      <w:r>
        <w:tab/>
      </w:r>
      <w:r>
        <w:fldChar w:fldCharType="begin"/>
      </w:r>
      <w:r>
        <w:instrText xml:space="preserve"> PAGEREF _Toc216785540 \h </w:instrText>
      </w:r>
      <w:r>
        <w:fldChar w:fldCharType="separate"/>
      </w:r>
      <w:r>
        <w:t>4</w:t>
      </w:r>
      <w:r>
        <w:fldChar w:fldCharType="end"/>
      </w:r>
    </w:p>
    <w:p w14:paraId="63ED88D8" w14:textId="7B3D3306" w:rsidR="002B0F52" w:rsidRDefault="002B0F52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4 —Quality Control Reviews</w:t>
      </w:r>
      <w:r>
        <w:tab/>
      </w:r>
      <w:r>
        <w:fldChar w:fldCharType="begin"/>
      </w:r>
      <w:r>
        <w:instrText xml:space="preserve"> PAGEREF _Toc216785541 \h </w:instrText>
      </w:r>
      <w:r>
        <w:fldChar w:fldCharType="separate"/>
      </w:r>
      <w:r>
        <w:t>5</w:t>
      </w:r>
      <w:r>
        <w:fldChar w:fldCharType="end"/>
      </w:r>
    </w:p>
    <w:p w14:paraId="2AA7BE5B" w14:textId="45BA7BDD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Technical Reviews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03E7484" w14:textId="1EEEF9E3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Quality Control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7089C0E" w14:textId="6DD23A9C" w:rsidR="002B0F52" w:rsidRDefault="002B0F52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List of Acronyms and Abbreviations</w:t>
      </w:r>
      <w:r>
        <w:tab/>
      </w:r>
      <w:r>
        <w:fldChar w:fldCharType="begin"/>
      </w:r>
      <w:r>
        <w:instrText xml:space="preserve"> PAGEREF _Toc216785544 \h </w:instrText>
      </w:r>
      <w:r>
        <w:fldChar w:fldCharType="separate"/>
      </w:r>
      <w:r>
        <w:t>6</w:t>
      </w:r>
      <w:r>
        <w:fldChar w:fldCharType="end"/>
      </w:r>
    </w:p>
    <w:p w14:paraId="3B965574" w14:textId="418174A0" w:rsidR="00F80594" w:rsidRDefault="002B0F52" w:rsidP="00F80594">
      <w:pPr>
        <w:pStyle w:val="TOC1"/>
      </w:pPr>
      <w:r>
        <w:rPr>
          <w:b w:val="0"/>
        </w:rPr>
        <w:fldChar w:fldCharType="end"/>
      </w:r>
    </w:p>
    <w:p w14:paraId="08A416C6" w14:textId="4FD2E5E1" w:rsidR="007261E8" w:rsidRDefault="007261E8" w:rsidP="007261E8">
      <w:pPr>
        <w:spacing w:line="259" w:lineRule="auto"/>
      </w:pPr>
      <w:r>
        <w:br w:type="page"/>
      </w:r>
    </w:p>
    <w:p w14:paraId="1A0A4E7F" w14:textId="77777777" w:rsidR="007261E8" w:rsidRDefault="007261E8" w:rsidP="007261E8">
      <w:pPr>
        <w:pStyle w:val="MMCTOCheaders"/>
      </w:pPr>
      <w:r>
        <w:lastRenderedPageBreak/>
        <w:t>List of Figures</w:t>
      </w:r>
    </w:p>
    <w:p w14:paraId="4A82518E" w14:textId="069E73E7" w:rsidR="00DE2124" w:rsidRDefault="00E80102" w:rsidP="004B5749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"MMC_figure_caption" \c </w:instrText>
      </w:r>
      <w:r>
        <w:fldChar w:fldCharType="separate"/>
      </w:r>
      <w:r w:rsidR="00DE2124">
        <w:t>Figure 2.1. Example Caption</w:t>
      </w:r>
      <w:r w:rsidR="00DE2124">
        <w:tab/>
      </w:r>
      <w:r w:rsidR="00DE2124">
        <w:fldChar w:fldCharType="begin"/>
      </w:r>
      <w:r w:rsidR="00DE2124">
        <w:instrText xml:space="preserve"> PAGEREF _Toc216784535 \h </w:instrText>
      </w:r>
      <w:r w:rsidR="00DE2124">
        <w:fldChar w:fldCharType="separate"/>
      </w:r>
      <w:r w:rsidR="00DE2124">
        <w:t>3</w:t>
      </w:r>
      <w:r w:rsidR="00DE2124">
        <w:fldChar w:fldCharType="end"/>
      </w:r>
    </w:p>
    <w:p w14:paraId="18722A31" w14:textId="5C70E501" w:rsidR="007261E8" w:rsidRPr="00A95ACE" w:rsidRDefault="00E80102" w:rsidP="00DE2124">
      <w:pPr>
        <w:pStyle w:val="TOC1"/>
      </w:pPr>
      <w:r>
        <w:fldChar w:fldCharType="end"/>
      </w:r>
    </w:p>
    <w:p w14:paraId="3DBFF648" w14:textId="77777777" w:rsidR="007261E8" w:rsidRPr="00C31354" w:rsidRDefault="007261E8" w:rsidP="007261E8">
      <w:pPr>
        <w:pStyle w:val="MMCTOCheaders"/>
      </w:pPr>
      <w:r>
        <w:t>List of Tables</w:t>
      </w:r>
    </w:p>
    <w:bookmarkStart w:id="7" w:name="_Toc193789861"/>
    <w:bookmarkStart w:id="8" w:name="_Toc193793283"/>
    <w:p w14:paraId="3D7AABC7" w14:textId="437062CC" w:rsidR="00DE2124" w:rsidRDefault="00E80102" w:rsidP="004B5749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"MMC_table_caption" \c </w:instrText>
      </w:r>
      <w:r>
        <w:fldChar w:fldCharType="separate"/>
      </w:r>
      <w:r w:rsidR="00DE2124">
        <w:t>Table 2.1. Example Caption</w:t>
      </w:r>
      <w:r w:rsidR="00DE2124">
        <w:tab/>
      </w:r>
      <w:r w:rsidR="00DE2124">
        <w:fldChar w:fldCharType="begin"/>
      </w:r>
      <w:r w:rsidR="00DE2124">
        <w:instrText xml:space="preserve"> PAGEREF _Toc216784536 \h </w:instrText>
      </w:r>
      <w:r w:rsidR="00DE2124">
        <w:fldChar w:fldCharType="separate"/>
      </w:r>
      <w:r w:rsidR="00DE2124">
        <w:t>2</w:t>
      </w:r>
      <w:r w:rsidR="00DE2124">
        <w:fldChar w:fldCharType="end"/>
      </w:r>
    </w:p>
    <w:p w14:paraId="2058C541" w14:textId="7F876834" w:rsidR="00E80102" w:rsidRDefault="00E80102" w:rsidP="00DE2124">
      <w:pPr>
        <w:pStyle w:val="TOC1"/>
      </w:pPr>
      <w:r>
        <w:fldChar w:fldCharType="end"/>
      </w:r>
    </w:p>
    <w:p w14:paraId="43DDF7FA" w14:textId="77777777" w:rsidR="00A95ACE" w:rsidRPr="00A95ACE" w:rsidRDefault="00A95ACE" w:rsidP="00E12218">
      <w:pPr>
        <w:pStyle w:val="TOC1"/>
      </w:pPr>
      <w:r w:rsidRPr="00A95ACE">
        <w:br w:type="page"/>
      </w:r>
    </w:p>
    <w:p w14:paraId="0BB5A624" w14:textId="50B4D1B5" w:rsidR="002158D6" w:rsidRDefault="002158D6" w:rsidP="004B5749">
      <w:pPr>
        <w:pStyle w:val="ApprovalHeading1"/>
      </w:pPr>
      <w:bookmarkStart w:id="9" w:name="_Toc203135889"/>
      <w:r>
        <w:lastRenderedPageBreak/>
        <w:t>Content Approval</w:t>
      </w:r>
      <w:bookmarkEnd w:id="7"/>
      <w:bookmarkEnd w:id="8"/>
      <w:bookmarkEnd w:id="9"/>
    </w:p>
    <w:p w14:paraId="0268A2FC" w14:textId="77777777" w:rsidR="00E945B4" w:rsidRDefault="00E945B4" w:rsidP="00E945B4">
      <w:pPr>
        <w:pStyle w:val="MMCbodytext"/>
        <w:spacing w:before="720" w:after="1680"/>
        <w:rPr>
          <w:rFonts w:eastAsia="Calibri"/>
        </w:rPr>
      </w:pPr>
      <w:r>
        <w:rPr>
          <w:rFonts w:eastAsia="Calibri"/>
        </w:rPr>
        <w:t>The products described and contained in this report have undergone quality control (QC) reviews according to procedures described in the standard operating procedure (SOP).</w:t>
      </w:r>
    </w:p>
    <w:p w14:paraId="03414C15" w14:textId="77777777" w:rsidR="00E945B4" w:rsidRDefault="00E945B4" w:rsidP="004B5749">
      <w:pPr>
        <w:pStyle w:val="ApprovalHeading2"/>
        <w:numPr>
          <w:ilvl w:val="0"/>
          <w:numId w:val="0"/>
        </w:numPr>
      </w:pPr>
      <w:bookmarkStart w:id="10" w:name="_Toc203116581"/>
      <w:bookmarkStart w:id="11" w:name="_Toc203123722"/>
      <w:bookmarkStart w:id="12" w:name="_Toc203135890"/>
      <w:r>
        <w:t>Project Team Lead</w:t>
      </w:r>
      <w:bookmarkEnd w:id="10"/>
      <w:bookmarkEnd w:id="11"/>
      <w:bookmarkEnd w:id="12"/>
    </w:p>
    <w:p w14:paraId="7B106D63" w14:textId="77777777" w:rsidR="00E945B4" w:rsidRPr="0013538E" w:rsidRDefault="00E945B4" w:rsidP="00E945B4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</w:p>
    <w:p w14:paraId="404162CD" w14:textId="77777777" w:rsidR="00E945B4" w:rsidRDefault="00E945B4" w:rsidP="004B5749">
      <w:pPr>
        <w:pStyle w:val="ApprovalHeading2"/>
        <w:numPr>
          <w:ilvl w:val="0"/>
          <w:numId w:val="0"/>
        </w:numPr>
      </w:pPr>
      <w:bookmarkStart w:id="13" w:name="_Toc203116582"/>
      <w:bookmarkStart w:id="14" w:name="_Toc203123723"/>
      <w:bookmarkStart w:id="15" w:name="_Toc203135891"/>
      <w:r>
        <w:t>Future of Flood Risk Data Program Lead</w:t>
      </w:r>
      <w:bookmarkEnd w:id="13"/>
      <w:bookmarkEnd w:id="14"/>
      <w:bookmarkEnd w:id="15"/>
    </w:p>
    <w:p w14:paraId="27781DC7" w14:textId="77777777" w:rsidR="00E945B4" w:rsidRPr="008B75C7" w:rsidRDefault="00E945B4" w:rsidP="00E945B4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  <w:r w:rsidRPr="008B75C7">
        <w:rPr>
          <w:rFonts w:eastAsia="Calibri" w:cs="Times New Roman"/>
          <w:sz w:val="20"/>
          <w:szCs w:val="24"/>
        </w:rPr>
        <w:br w:type="page"/>
      </w:r>
    </w:p>
    <w:p w14:paraId="0F562795" w14:textId="77777777" w:rsidR="002158D6" w:rsidRDefault="002158D6" w:rsidP="002158D6">
      <w:pPr>
        <w:pStyle w:val="MMCbodytext"/>
      </w:pPr>
    </w:p>
    <w:p w14:paraId="7C024FB9" w14:textId="44F9A0A6" w:rsidR="00A95ACE" w:rsidRPr="00A95ACE" w:rsidRDefault="002158D6" w:rsidP="00A95ACE">
      <w:pPr>
        <w:pStyle w:val="MMCIntentionallyBlank"/>
        <w:rPr>
          <w:rFonts w:eastAsiaTheme="majorEastAsia"/>
        </w:rPr>
      </w:pPr>
      <w:r w:rsidRPr="00A95ACE">
        <w:t>This page is intentionally blank.</w:t>
      </w:r>
      <w:bookmarkStart w:id="16" w:name="_Toc193789864"/>
      <w:bookmarkStart w:id="17" w:name="_Toc193793286"/>
      <w:r w:rsidR="00A95ACE" w:rsidRPr="00A95ACE">
        <w:br w:type="page"/>
      </w:r>
    </w:p>
    <w:p w14:paraId="72FF5154" w14:textId="2F0F60D3" w:rsidR="002158D6" w:rsidRDefault="002158D6" w:rsidP="004B5749">
      <w:pPr>
        <w:pStyle w:val="ApprovalHeading1"/>
      </w:pPr>
      <w:bookmarkStart w:id="18" w:name="_Toc203135892"/>
      <w:r>
        <w:lastRenderedPageBreak/>
        <w:t>Approval to Proceed</w:t>
      </w:r>
      <w:bookmarkEnd w:id="16"/>
      <w:bookmarkEnd w:id="17"/>
      <w:bookmarkEnd w:id="18"/>
    </w:p>
    <w:p w14:paraId="5B2E4CA4" w14:textId="77777777" w:rsidR="00D76E3B" w:rsidRDefault="00D76E3B" w:rsidP="00D76E3B">
      <w:pPr>
        <w:pStyle w:val="MMCbodytext"/>
        <w:spacing w:before="720"/>
        <w:rPr>
          <w:rFonts w:eastAsia="Calibri"/>
        </w:rPr>
      </w:pPr>
      <w:bookmarkStart w:id="19" w:name="_Toc193789865"/>
      <w:bookmarkStart w:id="20" w:name="_Toc193793287"/>
      <w:r>
        <w:rPr>
          <w:rFonts w:eastAsia="Calibri"/>
        </w:rPr>
        <w:t xml:space="preserve">The products described and contained in this report have undergone quality assurance (QA) reviews by the </w:t>
      </w:r>
      <w:r w:rsidRPr="00412D95">
        <w:rPr>
          <w:rFonts w:eastAsia="Calibri"/>
        </w:rPr>
        <w:t xml:space="preserve">Future of Flood Risk Data </w:t>
      </w:r>
      <w:r>
        <w:rPr>
          <w:rFonts w:eastAsia="Calibri"/>
        </w:rPr>
        <w:t>(FFRD) Technical Oversight Group (TOG). All technical requirements described in the SOP are met and the products are adequate for use to assess flood risk for the study basin.</w:t>
      </w:r>
    </w:p>
    <w:p w14:paraId="31FBAFED" w14:textId="54430196" w:rsidR="007635ED" w:rsidRPr="00A47E53" w:rsidRDefault="007635ED" w:rsidP="00A47E53">
      <w:pPr>
        <w:pStyle w:val="MMCbodytext"/>
        <w:spacing w:after="1680"/>
        <w:rPr>
          <w:rFonts w:eastAsia="Calibri"/>
        </w:rPr>
      </w:pPr>
      <w:r w:rsidRPr="00A47E53">
        <w:rPr>
          <w:rFonts w:eastAsia="Calibri"/>
        </w:rPr>
        <w:t xml:space="preserve">Signature constitutes approval to proceed to </w:t>
      </w:r>
      <w:r w:rsidR="009F1A2B" w:rsidRPr="00A47E53">
        <w:rPr>
          <w:rFonts w:eastAsia="Calibri"/>
        </w:rPr>
        <w:t>final reporting, close-out</w:t>
      </w:r>
      <w:r w:rsidR="00AB0308">
        <w:rPr>
          <w:rFonts w:eastAsia="Calibri"/>
        </w:rPr>
        <w:t>,</w:t>
      </w:r>
      <w:r w:rsidR="009F1A2B" w:rsidRPr="00A47E53">
        <w:rPr>
          <w:rFonts w:eastAsia="Calibri"/>
        </w:rPr>
        <w:t xml:space="preserve"> and data dissemination</w:t>
      </w:r>
      <w:r w:rsidRPr="00A47E53">
        <w:rPr>
          <w:rFonts w:eastAsia="Calibri"/>
        </w:rPr>
        <w:t>.</w:t>
      </w:r>
    </w:p>
    <w:p w14:paraId="2376ED1C" w14:textId="77777777" w:rsidR="00AB0308" w:rsidRDefault="00AB0308" w:rsidP="004B5749">
      <w:pPr>
        <w:pStyle w:val="ApprovalHeading2"/>
        <w:numPr>
          <w:ilvl w:val="0"/>
          <w:numId w:val="0"/>
        </w:numPr>
      </w:pPr>
      <w:bookmarkStart w:id="21" w:name="_Toc203123725"/>
      <w:bookmarkStart w:id="22" w:name="_Toc203135893"/>
      <w:bookmarkEnd w:id="19"/>
      <w:bookmarkEnd w:id="20"/>
      <w:r>
        <w:t>T</w:t>
      </w:r>
      <w:r w:rsidRPr="00F74B51">
        <w:t>echnical</w:t>
      </w:r>
      <w:r>
        <w:t xml:space="preserve"> Oversight Group Representative</w:t>
      </w:r>
      <w:bookmarkEnd w:id="21"/>
      <w:bookmarkEnd w:id="22"/>
    </w:p>
    <w:p w14:paraId="2473156E" w14:textId="77777777" w:rsidR="00AB0308" w:rsidRPr="008B75C7" w:rsidRDefault="00AB0308" w:rsidP="00AB0308">
      <w:pPr>
        <w:spacing w:before="1440" w:after="480"/>
        <w:rPr>
          <w:rFonts w:eastAsia="Calibri" w:cs="Times New Roman"/>
          <w:sz w:val="20"/>
          <w:szCs w:val="24"/>
        </w:rPr>
      </w:pPr>
      <w:r w:rsidRPr="00360C98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Agency</w:t>
      </w:r>
      <w:r w:rsidRPr="008B75C7">
        <w:rPr>
          <w:rFonts w:eastAsia="Calibri" w:cs="Times New Roman"/>
          <w:sz w:val="20"/>
          <w:szCs w:val="24"/>
        </w:rPr>
        <w:br w:type="page"/>
      </w:r>
    </w:p>
    <w:p w14:paraId="0B680B78" w14:textId="77777777" w:rsidR="002158D6" w:rsidRDefault="002158D6" w:rsidP="002158D6">
      <w:pPr>
        <w:pStyle w:val="MMCbodytext"/>
      </w:pPr>
    </w:p>
    <w:p w14:paraId="5E4CCE75" w14:textId="77777777" w:rsidR="007261E8" w:rsidRPr="00A95ACE" w:rsidRDefault="002158D6" w:rsidP="00A95ACE">
      <w:pPr>
        <w:pStyle w:val="MMCIntentionallyBlank"/>
      </w:pPr>
      <w:r w:rsidRPr="00A95ACE">
        <w:t>This page is intentionally blank.</w:t>
      </w:r>
    </w:p>
    <w:p w14:paraId="4AE7B28E" w14:textId="0DB42708" w:rsidR="00A95ACE" w:rsidRPr="00A95ACE" w:rsidRDefault="00A95ACE" w:rsidP="00A95ACE">
      <w:pPr>
        <w:pStyle w:val="MMCIntentionallyBlank"/>
        <w:sectPr w:rsidR="00A95ACE" w:rsidRPr="00A95ACE" w:rsidSect="00DE2124">
          <w:headerReference w:type="default" r:id="rId14"/>
          <w:pgSz w:w="12240" w:h="15840" w:code="1"/>
          <w:pgMar w:top="1440" w:right="1440" w:bottom="1440" w:left="1440" w:header="360" w:footer="720" w:gutter="0"/>
          <w:pgNumType w:fmt="lowerRoman"/>
          <w:cols w:space="720"/>
          <w:docGrid w:linePitch="360"/>
        </w:sectPr>
      </w:pPr>
    </w:p>
    <w:p w14:paraId="7CFFC9A3" w14:textId="65E18C4C" w:rsidR="002A1377" w:rsidRPr="00DE2124" w:rsidRDefault="00DE2124" w:rsidP="00DE2124">
      <w:pPr>
        <w:pStyle w:val="Heading1"/>
      </w:pPr>
      <w:bookmarkStart w:id="25" w:name="_Toc193363663"/>
      <w:bookmarkStart w:id="26" w:name="_Toc193791344"/>
      <w:bookmarkStart w:id="27" w:name="_Toc193793288"/>
      <w:bookmarkStart w:id="28" w:name="_Toc196919633"/>
      <w:bookmarkStart w:id="29" w:name="_Toc196919700"/>
      <w:bookmarkStart w:id="30" w:name="_Toc203135868"/>
      <w:bookmarkStart w:id="31" w:name="_Toc203135894"/>
      <w:bookmarkStart w:id="32" w:name="_Toc216785528"/>
      <w:bookmarkEnd w:id="25"/>
      <w:bookmarkEnd w:id="26"/>
      <w:bookmarkEnd w:id="27"/>
      <w:bookmarkEnd w:id="28"/>
      <w:bookmarkEnd w:id="29"/>
      <w:bookmarkEnd w:id="30"/>
      <w:bookmarkEnd w:id="31"/>
      <w:r w:rsidRPr="00DE2124">
        <w:lastRenderedPageBreak/>
        <w:t>—</w:t>
      </w:r>
      <w:bookmarkStart w:id="33" w:name="_Toc193793289"/>
      <w:bookmarkStart w:id="34" w:name="_Toc203135895"/>
      <w:r w:rsidR="00AC43A6" w:rsidRPr="00DE2124">
        <w:t>Production Phase Overview</w:t>
      </w:r>
      <w:bookmarkEnd w:id="32"/>
      <w:bookmarkEnd w:id="33"/>
      <w:bookmarkEnd w:id="34"/>
    </w:p>
    <w:p w14:paraId="1CAB3CA0" w14:textId="77BF59D8" w:rsidR="002100D2" w:rsidRDefault="00033DD4" w:rsidP="00AB0308">
      <w:pPr>
        <w:pStyle w:val="MMCbodytext"/>
      </w:pPr>
      <w:r>
        <w:t xml:space="preserve">The production phase </w:t>
      </w:r>
      <w:r w:rsidR="00EC30DB">
        <w:t xml:space="preserve">utilized models approved during the single-realization conformance </w:t>
      </w:r>
      <w:r w:rsidR="002100D2">
        <w:t>phase and</w:t>
      </w:r>
      <w:r w:rsidR="00EC30DB">
        <w:t xml:space="preserve"> </w:t>
      </w:r>
      <w:r w:rsidR="00614621">
        <w:t>computed multiple realizations</w:t>
      </w:r>
      <w:r w:rsidR="00E37DF5">
        <w:t>,</w:t>
      </w:r>
      <w:r w:rsidR="00614621">
        <w:t xml:space="preserve"> which provide a</w:t>
      </w:r>
      <w:r w:rsidR="00967853">
        <w:t xml:space="preserve"> quantification of the uncertainty </w:t>
      </w:r>
      <w:r w:rsidR="002100D2">
        <w:t>of resulting information.</w:t>
      </w:r>
    </w:p>
    <w:p w14:paraId="1BD16FE3" w14:textId="682897FD" w:rsidR="002100D2" w:rsidRDefault="002100D2" w:rsidP="00AB0308">
      <w:pPr>
        <w:pStyle w:val="MMCbodytext"/>
      </w:pPr>
      <w:r>
        <w:t>The sections below describe</w:t>
      </w:r>
      <w:r w:rsidR="00DD1513">
        <w:t xml:space="preserve"> </w:t>
      </w:r>
      <w:r w:rsidR="00987D9D">
        <w:t xml:space="preserve">any </w:t>
      </w:r>
      <w:r w:rsidR="00841F58">
        <w:t>adjustments</w:t>
      </w:r>
      <w:r w:rsidR="00987D9D">
        <w:t xml:space="preserve"> or </w:t>
      </w:r>
      <w:r w:rsidR="00987D9D" w:rsidRPr="00E37DF5">
        <w:rPr>
          <w:i/>
          <w:iCs/>
        </w:rPr>
        <w:t>hot fixes</w:t>
      </w:r>
      <w:r w:rsidR="00987D9D">
        <w:t xml:space="preserve"> that were </w:t>
      </w:r>
      <w:r w:rsidR="00841F58">
        <w:t xml:space="preserve">required to successfully </w:t>
      </w:r>
      <w:r w:rsidR="00FA4986">
        <w:t>compute all production phase results.</w:t>
      </w:r>
    </w:p>
    <w:p w14:paraId="0EB1BFF4" w14:textId="6AF6F315" w:rsidR="002C668F" w:rsidRDefault="002C668F" w:rsidP="004B5749">
      <w:pPr>
        <w:pStyle w:val="Heading2"/>
      </w:pPr>
      <w:bookmarkStart w:id="35" w:name="_Toc203135896"/>
      <w:bookmarkStart w:id="36" w:name="_Toc216785529"/>
      <w:r>
        <w:t>Enumeration of Production Phase Events</w:t>
      </w:r>
      <w:bookmarkEnd w:id="35"/>
      <w:bookmarkEnd w:id="36"/>
    </w:p>
    <w:p w14:paraId="1E6CEE3C" w14:textId="414B3F55" w:rsidR="007A7387" w:rsidRPr="007A7387" w:rsidRDefault="007A7387" w:rsidP="00AB0308">
      <w:pPr>
        <w:pStyle w:val="MMCbodytext"/>
      </w:pPr>
      <w:r>
        <w:t>[</w:t>
      </w:r>
      <w:r w:rsidR="00CB1FF1">
        <w:t xml:space="preserve">There were </w:t>
      </w:r>
      <w:r>
        <w:t>50</w:t>
      </w:r>
      <w:r w:rsidR="002E6681">
        <w:t xml:space="preserve"> </w:t>
      </w:r>
      <w:r w:rsidR="00295756">
        <w:t xml:space="preserve">realizations of </w:t>
      </w:r>
      <w:r w:rsidR="002E6681">
        <w:t>2,000</w:t>
      </w:r>
      <w:r w:rsidR="00295756">
        <w:t xml:space="preserve"> </w:t>
      </w:r>
      <w:r w:rsidR="002E6681">
        <w:t>year</w:t>
      </w:r>
      <w:r w:rsidR="00295756">
        <w:t>s</w:t>
      </w:r>
      <w:r w:rsidR="002E6681">
        <w:t xml:space="preserve"> computed.</w:t>
      </w:r>
      <w:r w:rsidR="00702BE2">
        <w:t xml:space="preserve"> 10 events were included for each year]</w:t>
      </w:r>
    </w:p>
    <w:p w14:paraId="1984B0AD" w14:textId="644522E7" w:rsidR="002C668F" w:rsidRDefault="001438FB" w:rsidP="004B5749">
      <w:pPr>
        <w:pStyle w:val="Heading2"/>
      </w:pPr>
      <w:bookmarkStart w:id="37" w:name="_Toc203135897"/>
      <w:bookmarkStart w:id="38" w:name="_Toc216785530"/>
      <w:r>
        <w:t>Adjustments and Hotfixes</w:t>
      </w:r>
      <w:bookmarkEnd w:id="37"/>
      <w:bookmarkEnd w:id="38"/>
    </w:p>
    <w:p w14:paraId="109B7927" w14:textId="33549D00" w:rsidR="002A1377" w:rsidRDefault="007A7387" w:rsidP="00BC0AED">
      <w:pPr>
        <w:pStyle w:val="MMCbodytext"/>
      </w:pPr>
      <w:r>
        <w:t>[</w:t>
      </w:r>
      <w:r w:rsidR="00BC0AED">
        <w:t xml:space="preserve">Describe </w:t>
      </w:r>
      <w:r w:rsidR="00702BE2">
        <w:t xml:space="preserve">any model adjustments </w:t>
      </w:r>
      <w:r w:rsidR="00EF4AA6">
        <w:t>that were necessary due to model stability or other issues]</w:t>
      </w:r>
    </w:p>
    <w:p w14:paraId="7D0DB81B" w14:textId="77777777" w:rsidR="002A1377" w:rsidRDefault="002A1377" w:rsidP="002A1377">
      <w:pPr>
        <w:sectPr w:rsidR="002A1377" w:rsidSect="00A95ACE">
          <w:headerReference w:type="default" r:id="rId15"/>
          <w:footerReference w:type="default" r:id="rId16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34F1786F" w14:textId="54C68B4B" w:rsidR="007261E8" w:rsidRDefault="00DE2124" w:rsidP="00DE2124">
      <w:pPr>
        <w:pStyle w:val="Heading1"/>
        <w:ind w:left="810"/>
      </w:pPr>
      <w:bookmarkStart w:id="41" w:name="_Toc193791346"/>
      <w:bookmarkStart w:id="42" w:name="_Toc193793290"/>
      <w:bookmarkStart w:id="43" w:name="_Toc196919635"/>
      <w:bookmarkStart w:id="44" w:name="_Toc196919702"/>
      <w:bookmarkStart w:id="45" w:name="_Toc203135872"/>
      <w:bookmarkStart w:id="46" w:name="_Toc203135898"/>
      <w:bookmarkStart w:id="47" w:name="_Toc216785531"/>
      <w:bookmarkEnd w:id="41"/>
      <w:bookmarkEnd w:id="42"/>
      <w:bookmarkEnd w:id="43"/>
      <w:bookmarkEnd w:id="44"/>
      <w:bookmarkEnd w:id="45"/>
      <w:bookmarkEnd w:id="46"/>
      <w:r>
        <w:lastRenderedPageBreak/>
        <w:t>—</w:t>
      </w:r>
      <w:bookmarkStart w:id="48" w:name="_Toc193793291"/>
      <w:bookmarkStart w:id="49" w:name="_Toc203135899"/>
      <w:r w:rsidR="00755EE2">
        <w:t>Summary Results for all Realizations</w:t>
      </w:r>
      <w:bookmarkEnd w:id="47"/>
      <w:bookmarkEnd w:id="48"/>
      <w:bookmarkEnd w:id="49"/>
    </w:p>
    <w:p w14:paraId="0944C4C1" w14:textId="6E8C70A2" w:rsidR="00E7165B" w:rsidRDefault="00E7165B" w:rsidP="004B5749">
      <w:pPr>
        <w:pStyle w:val="Heading2"/>
      </w:pPr>
      <w:bookmarkStart w:id="50" w:name="_Toc203135900"/>
      <w:bookmarkStart w:id="51" w:name="_Toc216785532"/>
      <w:bookmarkStart w:id="52" w:name="_Toc193793292"/>
      <w:r>
        <w:t xml:space="preserve">Storm </w:t>
      </w:r>
      <w:r w:rsidR="006C0022">
        <w:t>T</w:t>
      </w:r>
      <w:r>
        <w:t>ypes</w:t>
      </w:r>
      <w:bookmarkEnd w:id="50"/>
      <w:bookmarkEnd w:id="51"/>
    </w:p>
    <w:p w14:paraId="6ADA999F" w14:textId="77777777" w:rsidR="00BC0AED" w:rsidRDefault="00BC0AED" w:rsidP="00BC0AED">
      <w:pPr>
        <w:pStyle w:val="MMCbodytext"/>
      </w:pPr>
      <w:r>
        <w:t>[body text]</w:t>
      </w:r>
    </w:p>
    <w:p w14:paraId="6CD5F154" w14:textId="72FCE498" w:rsidR="00E7165B" w:rsidRDefault="00E7165B" w:rsidP="004B5749">
      <w:pPr>
        <w:pStyle w:val="Heading2"/>
      </w:pPr>
      <w:bookmarkStart w:id="53" w:name="_Toc203135901"/>
      <w:bookmarkStart w:id="54" w:name="_Toc216785533"/>
      <w:r>
        <w:t>Storm Locations</w:t>
      </w:r>
      <w:bookmarkEnd w:id="53"/>
      <w:bookmarkEnd w:id="54"/>
    </w:p>
    <w:p w14:paraId="53D232A5" w14:textId="77777777" w:rsidR="00BC0AED" w:rsidRDefault="00BC0AED" w:rsidP="00BC0AED">
      <w:pPr>
        <w:pStyle w:val="MMCbodytext"/>
      </w:pPr>
      <w:r>
        <w:t>[body text]</w:t>
      </w:r>
    </w:p>
    <w:p w14:paraId="46C30A28" w14:textId="516B23D4" w:rsidR="00755EE2" w:rsidRDefault="00755EE2" w:rsidP="004B5749">
      <w:pPr>
        <w:pStyle w:val="Heading2"/>
      </w:pPr>
      <w:bookmarkStart w:id="55" w:name="_Toc203135902"/>
      <w:bookmarkStart w:id="56" w:name="_Toc216785534"/>
      <w:r>
        <w:t>P</w:t>
      </w:r>
      <w:r w:rsidR="006C0022">
        <w:t xml:space="preserve">recipiation </w:t>
      </w:r>
      <w:r w:rsidR="70000771">
        <w:t>-F</w:t>
      </w:r>
      <w:bookmarkEnd w:id="52"/>
      <w:r w:rsidR="006C0022">
        <w:t>requency</w:t>
      </w:r>
      <w:bookmarkEnd w:id="55"/>
      <w:bookmarkEnd w:id="56"/>
    </w:p>
    <w:p w14:paraId="5A5F7EC4" w14:textId="77777777" w:rsidR="00BC0AED" w:rsidRDefault="00BC0AED" w:rsidP="00BC0AED">
      <w:pPr>
        <w:pStyle w:val="MMCbodytext"/>
      </w:pPr>
      <w:bookmarkStart w:id="57" w:name="_Toc193793293"/>
      <w:r>
        <w:t>[body text]</w:t>
      </w:r>
    </w:p>
    <w:p w14:paraId="7D33BDFF" w14:textId="4DE90BCF" w:rsidR="00755EE2" w:rsidRDefault="00755EE2" w:rsidP="004B5749">
      <w:pPr>
        <w:pStyle w:val="Heading2"/>
      </w:pPr>
      <w:bookmarkStart w:id="58" w:name="_Toc203135903"/>
      <w:bookmarkStart w:id="59" w:name="_Toc216785535"/>
      <w:r>
        <w:t>D</w:t>
      </w:r>
      <w:r w:rsidR="006C0022">
        <w:t>ischarge</w:t>
      </w:r>
      <w:r w:rsidR="4E1A8951">
        <w:t>-F</w:t>
      </w:r>
      <w:bookmarkEnd w:id="57"/>
      <w:r w:rsidR="006C0022">
        <w:t>requency</w:t>
      </w:r>
      <w:bookmarkEnd w:id="58"/>
      <w:bookmarkEnd w:id="59"/>
    </w:p>
    <w:p w14:paraId="345400BF" w14:textId="77777777" w:rsidR="00BC0AED" w:rsidRDefault="00BC0AED" w:rsidP="00BC0AED">
      <w:pPr>
        <w:pStyle w:val="MMCbodytext"/>
      </w:pPr>
      <w:bookmarkStart w:id="60" w:name="_Toc193793294"/>
      <w:r>
        <w:t>[body text]</w:t>
      </w:r>
    </w:p>
    <w:p w14:paraId="74FA8D1D" w14:textId="77777777" w:rsidR="00755EE2" w:rsidRDefault="00755EE2" w:rsidP="004B5749">
      <w:pPr>
        <w:pStyle w:val="Heading2"/>
      </w:pPr>
      <w:bookmarkStart w:id="61" w:name="_Toc203135904"/>
      <w:bookmarkStart w:id="62" w:name="_Toc216785536"/>
      <w:r>
        <w:t>Elevation-Discharge Relationships</w:t>
      </w:r>
      <w:bookmarkEnd w:id="60"/>
      <w:bookmarkEnd w:id="61"/>
      <w:bookmarkEnd w:id="62"/>
    </w:p>
    <w:p w14:paraId="3B471549" w14:textId="77777777" w:rsidR="00BC0AED" w:rsidRDefault="00BC0AED" w:rsidP="00BC0AED">
      <w:pPr>
        <w:pStyle w:val="MMCbodytext"/>
      </w:pPr>
      <w:bookmarkStart w:id="63" w:name="_Toc193793295"/>
      <w:r>
        <w:t>[body text]</w:t>
      </w:r>
    </w:p>
    <w:p w14:paraId="617334CE" w14:textId="77777777" w:rsidR="00755EE2" w:rsidRDefault="00755EE2" w:rsidP="004B5749">
      <w:pPr>
        <w:pStyle w:val="Heading2"/>
      </w:pPr>
      <w:bookmarkStart w:id="64" w:name="_Toc203135905"/>
      <w:bookmarkStart w:id="65" w:name="_Toc216785537"/>
      <w:r>
        <w:t>Elevation-Frequency</w:t>
      </w:r>
      <w:bookmarkEnd w:id="63"/>
      <w:bookmarkEnd w:id="64"/>
      <w:bookmarkEnd w:id="65"/>
    </w:p>
    <w:p w14:paraId="2ABDDD96" w14:textId="77777777" w:rsidR="00BC0AED" w:rsidRDefault="00BC0AED" w:rsidP="00BC0AED">
      <w:pPr>
        <w:pStyle w:val="MMCbodytext"/>
      </w:pPr>
      <w:bookmarkStart w:id="66" w:name="_Toc193793297"/>
      <w:bookmarkStart w:id="67" w:name="_Toc193793296"/>
      <w:r>
        <w:t>[body text]</w:t>
      </w:r>
    </w:p>
    <w:p w14:paraId="3522907C" w14:textId="4D064E48" w:rsidR="00C50141" w:rsidRDefault="00C50141" w:rsidP="004B5749">
      <w:pPr>
        <w:pStyle w:val="Heading2"/>
      </w:pPr>
      <w:bookmarkStart w:id="68" w:name="_Toc203135906"/>
      <w:bookmarkStart w:id="69" w:name="_Toc216785538"/>
      <w:r>
        <w:t>Breach</w:t>
      </w:r>
      <w:bookmarkEnd w:id="66"/>
      <w:r>
        <w:t xml:space="preserve"> Probability</w:t>
      </w:r>
      <w:bookmarkEnd w:id="68"/>
      <w:bookmarkEnd w:id="69"/>
    </w:p>
    <w:p w14:paraId="52FEBEEC" w14:textId="77777777" w:rsidR="00BC0AED" w:rsidRDefault="00BC0AED" w:rsidP="00BC0AED">
      <w:pPr>
        <w:pStyle w:val="MMCbodytext"/>
      </w:pPr>
      <w:r>
        <w:t>[body text]</w:t>
      </w:r>
    </w:p>
    <w:p w14:paraId="35F589A5" w14:textId="77777777" w:rsidR="00755EE2" w:rsidRDefault="00755EE2" w:rsidP="004B5749">
      <w:pPr>
        <w:pStyle w:val="Heading2"/>
      </w:pPr>
      <w:bookmarkStart w:id="70" w:name="_Toc203135907"/>
      <w:bookmarkStart w:id="71" w:name="_Toc216785539"/>
      <w:r>
        <w:t>Hazard Mapping</w:t>
      </w:r>
      <w:bookmarkEnd w:id="67"/>
      <w:bookmarkEnd w:id="70"/>
      <w:bookmarkEnd w:id="71"/>
    </w:p>
    <w:p w14:paraId="74AEB9E7" w14:textId="72D09A97" w:rsidR="003454D1" w:rsidRDefault="00BC0AED" w:rsidP="00BC0AED">
      <w:pPr>
        <w:pStyle w:val="MMCbodytext"/>
        <w:rPr>
          <w:rFonts w:cs="Arial"/>
          <w:szCs w:val="20"/>
        </w:rPr>
      </w:pPr>
      <w:r>
        <w:t>[body text]</w:t>
      </w:r>
    </w:p>
    <w:p w14:paraId="73CB0881" w14:textId="1D1BD613" w:rsidR="00E12218" w:rsidRDefault="00E12218" w:rsidP="00E12218">
      <w:pPr>
        <w:pStyle w:val="MMCtablecaption"/>
      </w:pPr>
      <w:bookmarkStart w:id="72" w:name="_Toc216784536"/>
      <w:r>
        <w:t xml:space="preserve">Table </w:t>
      </w:r>
      <w:fldSimple w:instr=" STYLEREF 1 \s ">
        <w:r w:rsidR="00DE2124">
          <w:rPr>
            <w:noProof/>
          </w:rPr>
          <w:t>2</w:t>
        </w:r>
      </w:fldSimple>
      <w:r w:rsidR="00DE2124">
        <w:t>.</w:t>
      </w:r>
      <w:fldSimple w:instr=" SEQ Table \* ARABIC \s 1 ">
        <w:r w:rsidR="00DE2124">
          <w:rPr>
            <w:noProof/>
          </w:rPr>
          <w:t>1</w:t>
        </w:r>
      </w:fldSimple>
      <w:r>
        <w:t>. Example Caption</w:t>
      </w:r>
      <w:bookmarkEnd w:id="7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12218" w14:paraId="238116AD" w14:textId="77777777" w:rsidTr="00E12218">
        <w:tc>
          <w:tcPr>
            <w:tcW w:w="3116" w:type="dxa"/>
          </w:tcPr>
          <w:p w14:paraId="4F122E3B" w14:textId="77777777" w:rsidR="00E12218" w:rsidRDefault="00E12218" w:rsidP="00E12218">
            <w:pPr>
              <w:pStyle w:val="MMCtablehead"/>
            </w:pPr>
            <w:r>
              <w:t>Head</w:t>
            </w:r>
          </w:p>
        </w:tc>
        <w:tc>
          <w:tcPr>
            <w:tcW w:w="3117" w:type="dxa"/>
          </w:tcPr>
          <w:p w14:paraId="07846088" w14:textId="77777777" w:rsidR="00E12218" w:rsidRDefault="00E12218" w:rsidP="00E12218">
            <w:pPr>
              <w:pStyle w:val="MMCtablehead"/>
            </w:pPr>
            <w:r>
              <w:t>Head</w:t>
            </w:r>
          </w:p>
        </w:tc>
        <w:tc>
          <w:tcPr>
            <w:tcW w:w="3117" w:type="dxa"/>
          </w:tcPr>
          <w:p w14:paraId="7C7805BD" w14:textId="77777777" w:rsidR="00E12218" w:rsidRDefault="00E12218" w:rsidP="00E12218">
            <w:pPr>
              <w:pStyle w:val="MMCtablehead"/>
            </w:pPr>
            <w:r>
              <w:t>Head</w:t>
            </w:r>
          </w:p>
        </w:tc>
      </w:tr>
      <w:tr w:rsidR="00E12218" w14:paraId="2908C063" w14:textId="77777777" w:rsidTr="00E12218">
        <w:tc>
          <w:tcPr>
            <w:tcW w:w="3116" w:type="dxa"/>
          </w:tcPr>
          <w:p w14:paraId="2A4FBDCC" w14:textId="77777777" w:rsidR="00E12218" w:rsidRDefault="00E12218" w:rsidP="00E12218">
            <w:pPr>
              <w:pStyle w:val="MMCtabletext"/>
            </w:pPr>
            <w:r>
              <w:t>Text</w:t>
            </w:r>
          </w:p>
        </w:tc>
        <w:tc>
          <w:tcPr>
            <w:tcW w:w="3117" w:type="dxa"/>
          </w:tcPr>
          <w:p w14:paraId="5030F182" w14:textId="77777777" w:rsidR="00E12218" w:rsidRDefault="00E12218" w:rsidP="00E12218">
            <w:pPr>
              <w:pStyle w:val="MMCtabletext"/>
            </w:pPr>
            <w:r>
              <w:t>Text</w:t>
            </w:r>
          </w:p>
        </w:tc>
        <w:tc>
          <w:tcPr>
            <w:tcW w:w="3117" w:type="dxa"/>
          </w:tcPr>
          <w:p w14:paraId="00ADDD20" w14:textId="77777777" w:rsidR="00E12218" w:rsidRDefault="00E12218" w:rsidP="00E12218">
            <w:pPr>
              <w:pStyle w:val="MMCtabletext"/>
            </w:pPr>
            <w:r>
              <w:t>Text</w:t>
            </w:r>
          </w:p>
        </w:tc>
      </w:tr>
    </w:tbl>
    <w:p w14:paraId="10C3AE1F" w14:textId="77777777" w:rsidR="00E12218" w:rsidRDefault="00E12218" w:rsidP="00E12218">
      <w:pPr>
        <w:pStyle w:val="MMCbodytext"/>
        <w:rPr>
          <w:bCs/>
          <w:i/>
        </w:rPr>
      </w:pPr>
      <w:r>
        <w:br w:type="page"/>
      </w:r>
    </w:p>
    <w:p w14:paraId="4FC94C70" w14:textId="4DB20C37" w:rsidR="00E12218" w:rsidRDefault="00E12218" w:rsidP="004B5749">
      <w:pPr>
        <w:pStyle w:val="MMCfigurecaption"/>
        <w:keepNext/>
      </w:pPr>
      <w:bookmarkStart w:id="73" w:name="_Toc216784535"/>
      <w:r>
        <w:lastRenderedPageBreak/>
        <w:t xml:space="preserve">Figure </w:t>
      </w:r>
      <w:fldSimple w:instr=" STYLEREF 1 \s ">
        <w:r w:rsidR="00DE2124">
          <w:rPr>
            <w:noProof/>
          </w:rPr>
          <w:t>2</w:t>
        </w:r>
      </w:fldSimple>
      <w:r w:rsidR="00DE2124">
        <w:t>.</w:t>
      </w:r>
      <w:fldSimple w:instr=" SEQ Figure \* ARABIC \s 1 ">
        <w:r w:rsidR="00DE2124">
          <w:rPr>
            <w:noProof/>
          </w:rPr>
          <w:t>1</w:t>
        </w:r>
      </w:fldSimple>
      <w:r>
        <w:t>. Example Caption</w:t>
      </w:r>
      <w:bookmarkEnd w:id="73"/>
    </w:p>
    <w:p w14:paraId="401A1045" w14:textId="4B854370" w:rsidR="00CB4C56" w:rsidRDefault="00E12218" w:rsidP="00E12218">
      <w:pPr>
        <w:pStyle w:val="MMCbodytext"/>
        <w:rPr>
          <w:rFonts w:cs="Arial"/>
          <w:szCs w:val="20"/>
        </w:rPr>
      </w:pPr>
      <w:r>
        <w:rPr>
          <w:noProof/>
          <w14:ligatures w14:val="standardContextual"/>
        </w:rPr>
        <w:drawing>
          <wp:inline distT="0" distB="0" distL="0" distR="0" wp14:anchorId="53206B55" wp14:editId="1DC28934">
            <wp:extent cx="5943600" cy="3838575"/>
            <wp:effectExtent l="19050" t="19050" r="19050" b="28575"/>
            <wp:docPr id="13761435" name="Picture 1" descr="Sforza Castle Milan in autu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435" name="Picture 13761435" descr="Sforza Castle Milan in autumn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E53D0F" w14:textId="77777777" w:rsidR="00CB4C56" w:rsidRDefault="00CB4C56" w:rsidP="007261E8">
      <w:pPr>
        <w:spacing w:line="259" w:lineRule="auto"/>
        <w:rPr>
          <w:rFonts w:cs="Arial"/>
          <w:szCs w:val="20"/>
        </w:rPr>
        <w:sectPr w:rsidR="00CB4C56">
          <w:headerReference w:type="default" r:id="rId1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606BA1F" w14:textId="3B990107" w:rsidR="00C2102D" w:rsidRDefault="00DE2124" w:rsidP="00DE2124">
      <w:pPr>
        <w:pStyle w:val="Heading1"/>
        <w:ind w:left="810"/>
      </w:pPr>
      <w:bookmarkStart w:id="75" w:name="_Toc196919644"/>
      <w:bookmarkStart w:id="76" w:name="_Toc196919711"/>
      <w:bookmarkStart w:id="77" w:name="_Toc203135882"/>
      <w:bookmarkStart w:id="78" w:name="_Toc203135908"/>
      <w:bookmarkStart w:id="79" w:name="_Toc216785540"/>
      <w:bookmarkEnd w:id="75"/>
      <w:bookmarkEnd w:id="76"/>
      <w:bookmarkEnd w:id="77"/>
      <w:bookmarkEnd w:id="78"/>
      <w:r>
        <w:lastRenderedPageBreak/>
        <w:t>—</w:t>
      </w:r>
      <w:bookmarkStart w:id="80" w:name="_Toc203135909"/>
      <w:r w:rsidR="00C2102D">
        <w:t>Data Delivery</w:t>
      </w:r>
      <w:bookmarkEnd w:id="79"/>
      <w:bookmarkEnd w:id="80"/>
    </w:p>
    <w:p w14:paraId="5F2396BE" w14:textId="77777777" w:rsidR="00941195" w:rsidRDefault="00941195" w:rsidP="00941195">
      <w:pPr>
        <w:pStyle w:val="MMCbodytext"/>
      </w:pPr>
      <w:r>
        <w:t>[</w:t>
      </w:r>
      <w:r w:rsidR="0092472B">
        <w:t xml:space="preserve">List </w:t>
      </w:r>
      <w:r>
        <w:t xml:space="preserve">and description of available datasets produced through the </w:t>
      </w:r>
      <w:r w:rsidR="0092472B">
        <w:t>production</w:t>
      </w:r>
      <w:r>
        <w:t xml:space="preserve"> phase, also with links for data access]</w:t>
      </w:r>
    </w:p>
    <w:p w14:paraId="50B211B2" w14:textId="77777777" w:rsidR="00C2102D" w:rsidRDefault="00C2102D" w:rsidP="00C2102D">
      <w:pPr>
        <w:spacing w:line="259" w:lineRule="auto"/>
        <w:sectPr w:rsidR="00C2102D" w:rsidSect="00C2102D">
          <w:headerReference w:type="default" r:id="rId1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A2E3DC0" w14:textId="5E29CF3E" w:rsidR="006C113A" w:rsidRDefault="00DE2124" w:rsidP="00DE2124">
      <w:pPr>
        <w:pStyle w:val="Heading1"/>
        <w:ind w:left="810"/>
      </w:pPr>
      <w:bookmarkStart w:id="83" w:name="_Toc203135884"/>
      <w:bookmarkStart w:id="84" w:name="_Toc203135910"/>
      <w:bookmarkStart w:id="85" w:name="_Toc216785541"/>
      <w:bookmarkEnd w:id="83"/>
      <w:bookmarkEnd w:id="84"/>
      <w:r>
        <w:lastRenderedPageBreak/>
        <w:t>—</w:t>
      </w:r>
      <w:bookmarkStart w:id="86" w:name="_Toc203135911"/>
      <w:r w:rsidR="006C113A">
        <w:t>Quality Control Reviews</w:t>
      </w:r>
      <w:bookmarkEnd w:id="85"/>
      <w:bookmarkEnd w:id="86"/>
    </w:p>
    <w:p w14:paraId="7B03BC26" w14:textId="77777777" w:rsidR="006C113A" w:rsidRDefault="006C113A" w:rsidP="004B5749">
      <w:pPr>
        <w:pStyle w:val="Heading2"/>
      </w:pPr>
      <w:bookmarkStart w:id="87" w:name="_Toc203135912"/>
      <w:bookmarkStart w:id="88" w:name="_Toc216785542"/>
      <w:r>
        <w:t>Technical Reviews</w:t>
      </w:r>
      <w:bookmarkEnd w:id="87"/>
      <w:bookmarkEnd w:id="88"/>
    </w:p>
    <w:p w14:paraId="393742A8" w14:textId="77777777" w:rsidR="0092472B" w:rsidRDefault="0092472B" w:rsidP="0092472B">
      <w:pPr>
        <w:pStyle w:val="MMCbodytext"/>
      </w:pPr>
      <w:r>
        <w:t>[body text]</w:t>
      </w:r>
    </w:p>
    <w:p w14:paraId="5955EFFF" w14:textId="77777777" w:rsidR="006C113A" w:rsidRDefault="006C113A" w:rsidP="004B5749">
      <w:pPr>
        <w:pStyle w:val="Heading2"/>
      </w:pPr>
      <w:bookmarkStart w:id="89" w:name="_Toc203135913"/>
      <w:bookmarkStart w:id="90" w:name="_Toc216785543"/>
      <w:r>
        <w:t>Quality Control</w:t>
      </w:r>
      <w:bookmarkEnd w:id="89"/>
      <w:bookmarkEnd w:id="90"/>
    </w:p>
    <w:p w14:paraId="50E4DC95" w14:textId="3BB4CC41" w:rsidR="006C113A" w:rsidRDefault="0092472B" w:rsidP="0092472B">
      <w:pPr>
        <w:pStyle w:val="MMCbodytext"/>
      </w:pPr>
      <w:r>
        <w:t>[body text]</w:t>
      </w:r>
    </w:p>
    <w:p w14:paraId="220CBEB2" w14:textId="77777777" w:rsidR="0092472B" w:rsidRDefault="0092472B" w:rsidP="00C2102D">
      <w:pPr>
        <w:pStyle w:val="Heading2"/>
        <w:sectPr w:rsidR="0092472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E1FA1A5" w14:textId="77777777" w:rsidR="00C2102D" w:rsidRDefault="00C2102D" w:rsidP="00DE2124">
      <w:pPr>
        <w:pStyle w:val="Heading1"/>
        <w:numPr>
          <w:ilvl w:val="0"/>
          <w:numId w:val="0"/>
        </w:numPr>
        <w:ind w:left="864"/>
      </w:pPr>
      <w:bookmarkStart w:id="91" w:name="_Toc203135914"/>
      <w:bookmarkStart w:id="92" w:name="_Toc216785544"/>
      <w:r>
        <w:lastRenderedPageBreak/>
        <w:t>List of Acronyms and Abbreviations</w:t>
      </w:r>
      <w:bookmarkEnd w:id="91"/>
      <w:bookmarkEnd w:id="92"/>
    </w:p>
    <w:p w14:paraId="6D1BCC0C" w14:textId="78666253" w:rsidR="00C2102D" w:rsidRPr="0092472B" w:rsidRDefault="0092472B" w:rsidP="0092472B">
      <w:pPr>
        <w:pStyle w:val="MMCacronymdefinition"/>
      </w:pPr>
      <w:r>
        <w:rPr>
          <w:rStyle w:val="MMCacronymterm"/>
        </w:rPr>
        <w:t>FFRD</w:t>
      </w:r>
      <w:r w:rsidRPr="0092472B">
        <w:tab/>
        <w:t>Future of Flood Risk Data</w:t>
      </w:r>
    </w:p>
    <w:sectPr w:rsidR="00C2102D" w:rsidRPr="00924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6C86D" w14:textId="77777777" w:rsidR="009B0857" w:rsidRDefault="009B0857">
      <w:pPr>
        <w:spacing w:after="0"/>
      </w:pPr>
      <w:r>
        <w:separator/>
      </w:r>
    </w:p>
  </w:endnote>
  <w:endnote w:type="continuationSeparator" w:id="0">
    <w:p w14:paraId="094F12B4" w14:textId="77777777" w:rsidR="009B0857" w:rsidRDefault="009B0857">
      <w:pPr>
        <w:spacing w:after="0"/>
      </w:pPr>
      <w:r>
        <w:continuationSeparator/>
      </w:r>
    </w:p>
  </w:endnote>
  <w:endnote w:type="continuationNotice" w:id="1">
    <w:p w14:paraId="7AA9A6DE" w14:textId="77777777" w:rsidR="009B0857" w:rsidRDefault="009B085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oanna MT">
    <w:altName w:val="Century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</w:rPr>
      <w:id w:val="2028754719"/>
      <w:docPartObj>
        <w:docPartGallery w:val="Page Numbers (Bottom of Page)"/>
        <w:docPartUnique/>
      </w:docPartObj>
    </w:sdtPr>
    <w:sdtEndPr>
      <w:rPr>
        <w:noProof/>
        <w:color w:val="auto"/>
        <w:sz w:val="16"/>
        <w:szCs w:val="16"/>
      </w:rPr>
    </w:sdtEndPr>
    <w:sdtContent>
      <w:p w14:paraId="581E6533" w14:textId="77777777" w:rsidR="00AF2E75" w:rsidRPr="002B6EDD" w:rsidRDefault="007054F2" w:rsidP="00450EB5">
        <w:pPr>
          <w:pStyle w:val="Footer"/>
          <w:rPr>
            <w:b w:val="0"/>
            <w:color w:val="auto"/>
            <w:sz w:val="16"/>
            <w:szCs w:val="16"/>
          </w:rPr>
        </w:pPr>
        <w:r w:rsidRPr="002B6EDD">
          <w:rPr>
            <w:b w:val="0"/>
            <w:color w:val="auto"/>
            <w:sz w:val="20"/>
            <w:szCs w:val="20"/>
          </w:rPr>
          <w:fldChar w:fldCharType="begin"/>
        </w:r>
        <w:r w:rsidRPr="002B6EDD">
          <w:rPr>
            <w:b w:val="0"/>
            <w:color w:val="auto"/>
            <w:sz w:val="20"/>
            <w:szCs w:val="20"/>
          </w:rPr>
          <w:instrText xml:space="preserve"> PAGE   \* MERGEFORMAT </w:instrText>
        </w:r>
        <w:r w:rsidRPr="002B6EDD">
          <w:rPr>
            <w:b w:val="0"/>
            <w:color w:val="auto"/>
            <w:sz w:val="20"/>
            <w:szCs w:val="20"/>
          </w:rPr>
          <w:fldChar w:fldCharType="separate"/>
        </w:r>
        <w:r w:rsidRPr="002B6EDD">
          <w:rPr>
            <w:b w:val="0"/>
            <w:noProof/>
            <w:color w:val="auto"/>
            <w:sz w:val="20"/>
            <w:szCs w:val="20"/>
          </w:rPr>
          <w:t>2</w:t>
        </w:r>
        <w:r w:rsidRPr="002B6EDD">
          <w:rPr>
            <w:b w:val="0"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</w:rPr>
      <w:id w:val="1792859362"/>
      <w:docPartObj>
        <w:docPartGallery w:val="Page Numbers (Bottom of Page)"/>
        <w:docPartUnique/>
      </w:docPartObj>
    </w:sdtPr>
    <w:sdtEndPr>
      <w:rPr>
        <w:noProof/>
        <w:color w:val="auto"/>
        <w:sz w:val="16"/>
        <w:szCs w:val="16"/>
      </w:rPr>
    </w:sdtEndPr>
    <w:sdtContent>
      <w:p w14:paraId="79E26178" w14:textId="77777777" w:rsidR="00AF2E75" w:rsidRPr="002B6EDD" w:rsidRDefault="007054F2" w:rsidP="00450EB5">
        <w:pPr>
          <w:pStyle w:val="Footer"/>
          <w:rPr>
            <w:b w:val="0"/>
            <w:color w:val="auto"/>
            <w:sz w:val="16"/>
            <w:szCs w:val="16"/>
          </w:rPr>
        </w:pPr>
        <w:r w:rsidRPr="002B6EDD">
          <w:rPr>
            <w:b w:val="0"/>
            <w:color w:val="auto"/>
            <w:sz w:val="20"/>
            <w:szCs w:val="20"/>
          </w:rPr>
          <w:fldChar w:fldCharType="begin"/>
        </w:r>
        <w:r w:rsidRPr="002B6EDD">
          <w:rPr>
            <w:b w:val="0"/>
            <w:color w:val="auto"/>
            <w:sz w:val="20"/>
            <w:szCs w:val="20"/>
          </w:rPr>
          <w:instrText xml:space="preserve"> PAGE   \* MERGEFORMAT </w:instrText>
        </w:r>
        <w:r w:rsidRPr="002B6EDD">
          <w:rPr>
            <w:b w:val="0"/>
            <w:color w:val="auto"/>
            <w:sz w:val="20"/>
            <w:szCs w:val="20"/>
          </w:rPr>
          <w:fldChar w:fldCharType="separate"/>
        </w:r>
        <w:r w:rsidRPr="002B6EDD">
          <w:rPr>
            <w:b w:val="0"/>
            <w:noProof/>
            <w:color w:val="auto"/>
            <w:sz w:val="20"/>
            <w:szCs w:val="20"/>
          </w:rPr>
          <w:t>2</w:t>
        </w:r>
        <w:r w:rsidRPr="002B6EDD">
          <w:rPr>
            <w:b w:val="0"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80041" w14:textId="77777777" w:rsidR="00AF2E75" w:rsidRPr="007A56D1" w:rsidRDefault="007054F2" w:rsidP="00450EB5">
    <w:pPr>
      <w:pStyle w:val="Footer"/>
      <w:rPr>
        <w:color w:val="00B050"/>
        <w:sz w:val="36"/>
        <w:szCs w:val="36"/>
      </w:rPr>
    </w:pPr>
    <w:r w:rsidRPr="007A56D1">
      <w:rPr>
        <w:color w:val="00B050"/>
        <w:sz w:val="36"/>
        <w:szCs w:val="36"/>
      </w:rPr>
      <w:t>Month YYYY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</w:rPr>
      <w:id w:val="1316375312"/>
      <w:docPartObj>
        <w:docPartGallery w:val="Page Numbers (Bottom of Page)"/>
        <w:docPartUnique/>
      </w:docPartObj>
    </w:sdtPr>
    <w:sdtEndPr>
      <w:rPr>
        <w:noProof/>
        <w:color w:val="auto"/>
        <w:sz w:val="16"/>
        <w:szCs w:val="16"/>
      </w:rPr>
    </w:sdtEndPr>
    <w:sdtContent>
      <w:p w14:paraId="73CFC6D2" w14:textId="77777777" w:rsidR="00A95ACE" w:rsidRPr="002B6EDD" w:rsidRDefault="00A95ACE" w:rsidP="00450EB5">
        <w:pPr>
          <w:pStyle w:val="Footer"/>
          <w:rPr>
            <w:b w:val="0"/>
            <w:color w:val="auto"/>
            <w:sz w:val="16"/>
            <w:szCs w:val="16"/>
          </w:rPr>
        </w:pPr>
        <w:r w:rsidRPr="002B6EDD">
          <w:rPr>
            <w:b w:val="0"/>
            <w:color w:val="auto"/>
            <w:sz w:val="20"/>
            <w:szCs w:val="20"/>
          </w:rPr>
          <w:fldChar w:fldCharType="begin"/>
        </w:r>
        <w:r w:rsidRPr="002B6EDD">
          <w:rPr>
            <w:b w:val="0"/>
            <w:color w:val="auto"/>
            <w:sz w:val="20"/>
            <w:szCs w:val="20"/>
          </w:rPr>
          <w:instrText xml:space="preserve"> PAGE   \* MERGEFORMAT </w:instrText>
        </w:r>
        <w:r w:rsidRPr="002B6EDD">
          <w:rPr>
            <w:b w:val="0"/>
            <w:color w:val="auto"/>
            <w:sz w:val="20"/>
            <w:szCs w:val="20"/>
          </w:rPr>
          <w:fldChar w:fldCharType="separate"/>
        </w:r>
        <w:r w:rsidRPr="002B6EDD">
          <w:rPr>
            <w:b w:val="0"/>
            <w:noProof/>
            <w:color w:val="auto"/>
            <w:sz w:val="20"/>
            <w:szCs w:val="20"/>
          </w:rPr>
          <w:t>2</w:t>
        </w:r>
        <w:r w:rsidRPr="002B6EDD">
          <w:rPr>
            <w:b w:val="0"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4022B" w14:textId="77777777" w:rsidR="009B0857" w:rsidRDefault="009B0857">
      <w:pPr>
        <w:spacing w:after="0"/>
      </w:pPr>
      <w:r>
        <w:separator/>
      </w:r>
    </w:p>
  </w:footnote>
  <w:footnote w:type="continuationSeparator" w:id="0">
    <w:p w14:paraId="0EE095F0" w14:textId="77777777" w:rsidR="009B0857" w:rsidRDefault="009B0857">
      <w:pPr>
        <w:spacing w:after="0"/>
      </w:pPr>
      <w:r>
        <w:continuationSeparator/>
      </w:r>
    </w:p>
  </w:footnote>
  <w:footnote w:type="continuationNotice" w:id="1">
    <w:p w14:paraId="6014E002" w14:textId="77777777" w:rsidR="009B0857" w:rsidRDefault="009B085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B7E8B" w14:textId="77777777" w:rsidR="002B6EDD" w:rsidRPr="001E2C22" w:rsidRDefault="002B6EDD" w:rsidP="002B6EDD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695544717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427273D0" w14:textId="5F3A9DC5" w:rsidR="002B6EDD" w:rsidRPr="001E2C22" w:rsidRDefault="00367984" w:rsidP="002B6EDD">
        <w:pPr>
          <w:pStyle w:val="Header"/>
          <w:rPr>
            <w:sz w:val="16"/>
            <w:szCs w:val="16"/>
          </w:rPr>
        </w:pPr>
        <w:del w:id="2" w:author="Author">
          <w:r w:rsidDel="00367984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-1195761799"/>
      <w:placeholder>
        <w:docPart w:val="A13B0B65BE6F413AB4B43F5AE8053426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2A05FDFC" w14:textId="43A84B75" w:rsidR="002B6EDD" w:rsidRPr="002B6EDD" w:rsidRDefault="00367984" w:rsidP="002B6EDD">
        <w:pPr>
          <w:pStyle w:val="Header"/>
          <w:rPr>
            <w:sz w:val="16"/>
            <w:szCs w:val="16"/>
          </w:rPr>
        </w:pPr>
        <w:del w:id="3" w:author="Author">
          <w:r w:rsidDel="00367984">
            <w:rPr>
              <w:sz w:val="16"/>
              <w:szCs w:val="16"/>
            </w:rPr>
            <w:delText>Production Phase</w:delText>
          </w:r>
        </w:del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91961" w14:textId="77777777" w:rsidR="002B6EDD" w:rsidRPr="001E2C22" w:rsidRDefault="002B6EDD" w:rsidP="002B6EDD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2047286985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56FF6EA3" w14:textId="658C4D86" w:rsidR="002B6EDD" w:rsidRPr="001E2C22" w:rsidRDefault="00367984" w:rsidP="002B6EDD">
        <w:pPr>
          <w:pStyle w:val="Header"/>
          <w:rPr>
            <w:sz w:val="16"/>
            <w:szCs w:val="16"/>
          </w:rPr>
        </w:pPr>
        <w:del w:id="4" w:author="Author">
          <w:r w:rsidDel="00367984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1513881927"/>
      <w:placeholder>
        <w:docPart w:val="851D6418A1684600881DB2A708906B57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3BE90D5D" w14:textId="0C942988" w:rsidR="00AD6B34" w:rsidRPr="002B6EDD" w:rsidRDefault="00367984" w:rsidP="002B6EDD">
        <w:pPr>
          <w:pStyle w:val="Header"/>
          <w:rPr>
            <w:sz w:val="16"/>
            <w:szCs w:val="16"/>
          </w:rPr>
        </w:pPr>
        <w:del w:id="5" w:author="Author">
          <w:r w:rsidDel="00367984">
            <w:rPr>
              <w:sz w:val="16"/>
              <w:szCs w:val="16"/>
            </w:rPr>
            <w:delText>Production Phase</w:delText>
          </w:r>
        </w:del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C9BDE" w14:textId="77777777" w:rsidR="00594FA9" w:rsidRPr="001E2C22" w:rsidRDefault="00594FA9" w:rsidP="00450EB5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417074749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2DA46E63" w14:textId="62C09B42" w:rsidR="00594FA9" w:rsidRPr="001E2C22" w:rsidRDefault="00367984" w:rsidP="00450EB5">
        <w:pPr>
          <w:pStyle w:val="Header"/>
          <w:jc w:val="right"/>
          <w:rPr>
            <w:sz w:val="16"/>
            <w:szCs w:val="16"/>
          </w:rPr>
        </w:pPr>
        <w:del w:id="23" w:author="Author">
          <w:r w:rsidDel="00367984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-1821948430"/>
      <w:placeholder>
        <w:docPart w:val="61DB46CC16A0475A977F80F5A13AE5E5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182BA488" w14:textId="2496A15E" w:rsidR="00594FA9" w:rsidRPr="001E2C22" w:rsidRDefault="00367984" w:rsidP="00450EB5">
        <w:pPr>
          <w:pStyle w:val="Header"/>
          <w:jc w:val="right"/>
          <w:rPr>
            <w:sz w:val="16"/>
            <w:szCs w:val="16"/>
          </w:rPr>
        </w:pPr>
        <w:del w:id="24" w:author="Author">
          <w:r w:rsidDel="00367984">
            <w:rPr>
              <w:sz w:val="16"/>
              <w:szCs w:val="16"/>
            </w:rPr>
            <w:delText>Production Phase</w:delText>
          </w:r>
        </w:del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8AFA7" w14:textId="77777777" w:rsidR="00594FA9" w:rsidRPr="001E2C22" w:rsidRDefault="00594FA9" w:rsidP="00450EB5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779480348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42D7A0D7" w14:textId="7229B666" w:rsidR="00594FA9" w:rsidRPr="001E2C22" w:rsidRDefault="00367984" w:rsidP="00450EB5">
        <w:pPr>
          <w:pStyle w:val="Header"/>
          <w:jc w:val="right"/>
          <w:rPr>
            <w:sz w:val="16"/>
            <w:szCs w:val="16"/>
          </w:rPr>
        </w:pPr>
        <w:del w:id="39" w:author="Author">
          <w:r w:rsidDel="00367984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-1543503147"/>
      <w:placeholder>
        <w:docPart w:val="14793423E4CB4D2DBADE94BC459A1A4F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654225A8" w14:textId="321ACA5A" w:rsidR="00594FA9" w:rsidRPr="001E2C22" w:rsidRDefault="00367984" w:rsidP="00450EB5">
        <w:pPr>
          <w:pStyle w:val="Header"/>
          <w:jc w:val="right"/>
          <w:rPr>
            <w:sz w:val="16"/>
            <w:szCs w:val="16"/>
          </w:rPr>
        </w:pPr>
        <w:del w:id="40" w:author="Author">
          <w:r w:rsidDel="00367984">
            <w:rPr>
              <w:sz w:val="16"/>
              <w:szCs w:val="16"/>
            </w:rPr>
            <w:delText>Production Phase</w:delText>
          </w:r>
        </w:del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2FB04" w14:textId="77777777" w:rsidR="00594FA9" w:rsidRPr="001E2C22" w:rsidRDefault="00594FA9" w:rsidP="00450EB5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1829639225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69E48332" w14:textId="3C470CFC" w:rsidR="00594FA9" w:rsidRPr="001E2C22" w:rsidRDefault="00367984" w:rsidP="00450EB5">
        <w:pPr>
          <w:pStyle w:val="Header"/>
          <w:jc w:val="right"/>
          <w:rPr>
            <w:sz w:val="16"/>
            <w:szCs w:val="16"/>
          </w:rPr>
        </w:pPr>
        <w:del w:id="74" w:author="Author">
          <w:r w:rsidDel="00367984">
            <w:rPr>
              <w:sz w:val="16"/>
              <w:szCs w:val="16"/>
            </w:rPr>
            <w:delText>NAME River Basin</w:delText>
          </w:r>
        </w:del>
      </w:p>
    </w:sdtContent>
  </w:sdt>
  <w:p w14:paraId="7E89FE96" w14:textId="1BB4C30D" w:rsidR="00594FA9" w:rsidRPr="001E2C22" w:rsidRDefault="00594FA9" w:rsidP="00450EB5">
    <w:pPr>
      <w:pStyle w:val="Header"/>
      <w:jc w:val="right"/>
      <w:rPr>
        <w:sz w:val="16"/>
        <w:szCs w:val="16"/>
      </w:rPr>
    </w:pPr>
    <w:r>
      <w:rPr>
        <w:sz w:val="16"/>
        <w:szCs w:val="16"/>
      </w:rPr>
      <w:t>Summary Results for all Realizations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DD7B6" w14:textId="77777777" w:rsidR="00941195" w:rsidRPr="001E2C22" w:rsidRDefault="00941195" w:rsidP="00450EB5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1273390838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6F292513" w14:textId="3A87861F" w:rsidR="00941195" w:rsidRPr="001E2C22" w:rsidRDefault="00367984" w:rsidP="00450EB5">
        <w:pPr>
          <w:pStyle w:val="Header"/>
          <w:jc w:val="right"/>
          <w:rPr>
            <w:sz w:val="16"/>
            <w:szCs w:val="16"/>
          </w:rPr>
        </w:pPr>
        <w:del w:id="81" w:author="Author">
          <w:r w:rsidDel="00367984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-240639980"/>
      <w:placeholder>
        <w:docPart w:val="D22C2BA21A574DCAA6552005306BB816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18804071" w14:textId="1770235D" w:rsidR="00941195" w:rsidRPr="001E2C22" w:rsidRDefault="00367984" w:rsidP="00450EB5">
        <w:pPr>
          <w:pStyle w:val="Header"/>
          <w:jc w:val="right"/>
          <w:rPr>
            <w:sz w:val="16"/>
            <w:szCs w:val="16"/>
          </w:rPr>
        </w:pPr>
        <w:del w:id="82" w:author="Author">
          <w:r w:rsidDel="00367984">
            <w:rPr>
              <w:sz w:val="16"/>
              <w:szCs w:val="16"/>
            </w:rPr>
            <w:delText>Production Phase</w:delText>
          </w:r>
        </w:del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247E"/>
    <w:multiLevelType w:val="hybridMultilevel"/>
    <w:tmpl w:val="80F6F2A4"/>
    <w:lvl w:ilvl="0" w:tplc="0DA6DF12">
      <w:start w:val="1"/>
      <w:numFmt w:val="bullet"/>
      <w:pStyle w:val="MMCbulletstep1a1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CD6316C"/>
    <w:multiLevelType w:val="hybridMultilevel"/>
    <w:tmpl w:val="5F0E33C4"/>
    <w:lvl w:ilvl="0" w:tplc="73367686">
      <w:start w:val="1"/>
      <w:numFmt w:val="bullet"/>
      <w:pStyle w:val="BulletedList"/>
      <w:lvlText w:val=""/>
      <w:lvlJc w:val="left"/>
      <w:pPr>
        <w:tabs>
          <w:tab w:val="num" w:pos="288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B7017"/>
    <w:multiLevelType w:val="hybridMultilevel"/>
    <w:tmpl w:val="7E924C9C"/>
    <w:lvl w:ilvl="0" w:tplc="9E06BD22">
      <w:start w:val="1"/>
      <w:numFmt w:val="bullet"/>
      <w:pStyle w:val="MMCbulletstep1a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F8E43FC"/>
    <w:multiLevelType w:val="multilevel"/>
    <w:tmpl w:val="D80C01F4"/>
    <w:lvl w:ilvl="0">
      <w:start w:val="1"/>
      <w:numFmt w:val="decimal"/>
      <w:suff w:val="space"/>
      <w:lvlText w:val="Section %1"/>
      <w:lvlJc w:val="center"/>
      <w:pPr>
        <w:ind w:left="4734" w:firstLine="2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494" w:hanging="149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38" w:hanging="163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2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14" w:hanging="1584"/>
      </w:pPr>
      <w:rPr>
        <w:rFonts w:hint="default"/>
      </w:rPr>
    </w:lvl>
  </w:abstractNum>
  <w:abstractNum w:abstractNumId="4" w15:restartNumberingAfterBreak="0">
    <w:nsid w:val="21015112"/>
    <w:multiLevelType w:val="hybridMultilevel"/>
    <w:tmpl w:val="070A7BE2"/>
    <w:lvl w:ilvl="0" w:tplc="9B244054">
      <w:start w:val="1"/>
      <w:numFmt w:val="decimal"/>
      <w:pStyle w:val="MMCstep1a1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1D52A9C"/>
    <w:multiLevelType w:val="multilevel"/>
    <w:tmpl w:val="7A3CBD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9662C6D"/>
    <w:multiLevelType w:val="hybridMultilevel"/>
    <w:tmpl w:val="E0E428F4"/>
    <w:lvl w:ilvl="0" w:tplc="7F0A02A2">
      <w:start w:val="1"/>
      <w:numFmt w:val="bullet"/>
      <w:pStyle w:val="MMCbulletstep1a1a1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4703963"/>
    <w:multiLevelType w:val="hybridMultilevel"/>
    <w:tmpl w:val="15AE2B38"/>
    <w:lvl w:ilvl="0" w:tplc="FB8839FE">
      <w:start w:val="1"/>
      <w:numFmt w:val="lowerLetter"/>
      <w:pStyle w:val="MMCstep1a1a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44E4215D"/>
    <w:multiLevelType w:val="hybridMultilevel"/>
    <w:tmpl w:val="61D0C648"/>
    <w:lvl w:ilvl="0" w:tplc="3DC8787C">
      <w:start w:val="1"/>
      <w:numFmt w:val="upperLetter"/>
      <w:pStyle w:val="AppendixHeading1"/>
      <w:lvlText w:val="Appendix %1"/>
      <w:lvlJc w:val="center"/>
      <w:pPr>
        <w:ind w:left="720" w:hanging="360"/>
      </w:pPr>
      <w:rPr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D42333"/>
    <w:multiLevelType w:val="hybridMultilevel"/>
    <w:tmpl w:val="0798A63E"/>
    <w:lvl w:ilvl="0" w:tplc="89CCC39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5228D0"/>
    <w:multiLevelType w:val="hybridMultilevel"/>
    <w:tmpl w:val="614C0C32"/>
    <w:lvl w:ilvl="0" w:tplc="9502DD04">
      <w:start w:val="1"/>
      <w:numFmt w:val="bullet"/>
      <w:pStyle w:val="MMCbulletstep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4862F9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5288A8A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B7129DAA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C09208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CE66940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9F671F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25E62F2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39F61424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56A119F3"/>
    <w:multiLevelType w:val="hybridMultilevel"/>
    <w:tmpl w:val="0E9482E6"/>
    <w:lvl w:ilvl="0" w:tplc="A962880C">
      <w:start w:val="1"/>
      <w:numFmt w:val="lowerLetter"/>
      <w:pStyle w:val="MMCstep1a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21F7BDB"/>
    <w:multiLevelType w:val="hybridMultilevel"/>
    <w:tmpl w:val="B0785C44"/>
    <w:lvl w:ilvl="0" w:tplc="72FEEE20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22C75F7"/>
    <w:multiLevelType w:val="hybridMultilevel"/>
    <w:tmpl w:val="21BC7136"/>
    <w:lvl w:ilvl="0" w:tplc="6600AC5C">
      <w:start w:val="1"/>
      <w:numFmt w:val="decimal"/>
      <w:pStyle w:val="MMCstep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C31E18"/>
    <w:multiLevelType w:val="hybridMultilevel"/>
    <w:tmpl w:val="5E6A8B50"/>
    <w:lvl w:ilvl="0" w:tplc="DB48ECA2">
      <w:start w:val="1"/>
      <w:numFmt w:val="bullet"/>
      <w:pStyle w:val="MMCbulletstep1a1a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79E6479A"/>
    <w:multiLevelType w:val="multilevel"/>
    <w:tmpl w:val="BACC9A44"/>
    <w:lvl w:ilvl="0">
      <w:start w:val="1"/>
      <w:numFmt w:val="decimal"/>
      <w:pStyle w:val="Heading1"/>
      <w:suff w:val="nothing"/>
      <w:lvlText w:val="Section %1"/>
      <w:lvlJc w:val="center"/>
      <w:pPr>
        <w:ind w:left="0" w:firstLine="8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16" w15:restartNumberingAfterBreak="0">
    <w:nsid w:val="7BA00D29"/>
    <w:multiLevelType w:val="hybridMultilevel"/>
    <w:tmpl w:val="A476ED46"/>
    <w:lvl w:ilvl="0" w:tplc="FFFFFFFF">
      <w:start w:val="1"/>
      <w:numFmt w:val="decimal"/>
      <w:pStyle w:val="MMCNumberedHead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140075">
    <w:abstractNumId w:val="8"/>
  </w:num>
  <w:num w:numId="2" w16cid:durableId="1337224584">
    <w:abstractNumId w:val="1"/>
  </w:num>
  <w:num w:numId="3" w16cid:durableId="1924534959">
    <w:abstractNumId w:val="3"/>
  </w:num>
  <w:num w:numId="4" w16cid:durableId="1836800332">
    <w:abstractNumId w:val="10"/>
  </w:num>
  <w:num w:numId="5" w16cid:durableId="1852573324">
    <w:abstractNumId w:val="2"/>
  </w:num>
  <w:num w:numId="6" w16cid:durableId="1378582170">
    <w:abstractNumId w:val="12"/>
  </w:num>
  <w:num w:numId="7" w16cid:durableId="5047119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457653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12703052">
    <w:abstractNumId w:val="3"/>
  </w:num>
  <w:num w:numId="10" w16cid:durableId="1489437150">
    <w:abstractNumId w:val="3"/>
  </w:num>
  <w:num w:numId="11" w16cid:durableId="1505244741">
    <w:abstractNumId w:val="3"/>
  </w:num>
  <w:num w:numId="12" w16cid:durableId="757678938">
    <w:abstractNumId w:val="3"/>
  </w:num>
  <w:num w:numId="13" w16cid:durableId="469715159">
    <w:abstractNumId w:val="3"/>
  </w:num>
  <w:num w:numId="14" w16cid:durableId="482822173">
    <w:abstractNumId w:val="3"/>
  </w:num>
  <w:num w:numId="15" w16cid:durableId="859852696">
    <w:abstractNumId w:val="5"/>
  </w:num>
  <w:num w:numId="16" w16cid:durableId="1019814170">
    <w:abstractNumId w:val="3"/>
  </w:num>
  <w:num w:numId="17" w16cid:durableId="265623339">
    <w:abstractNumId w:val="9"/>
  </w:num>
  <w:num w:numId="18" w16cid:durableId="2030716789">
    <w:abstractNumId w:val="10"/>
  </w:num>
  <w:num w:numId="19" w16cid:durableId="401292147">
    <w:abstractNumId w:val="2"/>
  </w:num>
  <w:num w:numId="20" w16cid:durableId="1761828237">
    <w:abstractNumId w:val="0"/>
  </w:num>
  <w:num w:numId="21" w16cid:durableId="677271304">
    <w:abstractNumId w:val="14"/>
  </w:num>
  <w:num w:numId="22" w16cid:durableId="211112752">
    <w:abstractNumId w:val="6"/>
  </w:num>
  <w:num w:numId="23" w16cid:durableId="385497624">
    <w:abstractNumId w:val="16"/>
  </w:num>
  <w:num w:numId="24" w16cid:durableId="1521703450">
    <w:abstractNumId w:val="13"/>
  </w:num>
  <w:num w:numId="25" w16cid:durableId="1728410501">
    <w:abstractNumId w:val="11"/>
  </w:num>
  <w:num w:numId="26" w16cid:durableId="375854856">
    <w:abstractNumId w:val="4"/>
  </w:num>
  <w:num w:numId="27" w16cid:durableId="904605932">
    <w:abstractNumId w:val="7"/>
  </w:num>
  <w:num w:numId="28" w16cid:durableId="1297028492">
    <w:abstractNumId w:val="3"/>
  </w:num>
  <w:num w:numId="29" w16cid:durableId="2139033436">
    <w:abstractNumId w:val="3"/>
  </w:num>
  <w:num w:numId="30" w16cid:durableId="433131202">
    <w:abstractNumId w:val="15"/>
  </w:num>
  <w:num w:numId="31" w16cid:durableId="900678473">
    <w:abstractNumId w:val="15"/>
  </w:num>
  <w:num w:numId="32" w16cid:durableId="2061392183">
    <w:abstractNumId w:val="15"/>
  </w:num>
  <w:num w:numId="33" w16cid:durableId="1267227832">
    <w:abstractNumId w:val="15"/>
  </w:num>
  <w:num w:numId="34" w16cid:durableId="1496065630">
    <w:abstractNumId w:val="15"/>
  </w:num>
  <w:num w:numId="35" w16cid:durableId="533613796">
    <w:abstractNumId w:val="15"/>
  </w:num>
  <w:num w:numId="36" w16cid:durableId="2131121430">
    <w:abstractNumId w:val="15"/>
  </w:num>
  <w:num w:numId="37" w16cid:durableId="2021855102">
    <w:abstractNumId w:val="15"/>
  </w:num>
  <w:num w:numId="38" w16cid:durableId="253175357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NotDisplayPageBoundaries/>
  <w:proofState w:spelling="clean" w:grammar="clean"/>
  <w:stylePaneSortMethod w:val="0000"/>
  <w:trackRevisions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E8"/>
    <w:rsid w:val="0000405F"/>
    <w:rsid w:val="00020124"/>
    <w:rsid w:val="00026563"/>
    <w:rsid w:val="00032631"/>
    <w:rsid w:val="00033DD4"/>
    <w:rsid w:val="00042E0C"/>
    <w:rsid w:val="00082FB1"/>
    <w:rsid w:val="00095295"/>
    <w:rsid w:val="00097791"/>
    <w:rsid w:val="000D20A0"/>
    <w:rsid w:val="00115207"/>
    <w:rsid w:val="001438FB"/>
    <w:rsid w:val="00147301"/>
    <w:rsid w:val="00172CDB"/>
    <w:rsid w:val="001D148A"/>
    <w:rsid w:val="001F43CD"/>
    <w:rsid w:val="00203F1C"/>
    <w:rsid w:val="00207142"/>
    <w:rsid w:val="002100D2"/>
    <w:rsid w:val="002158D6"/>
    <w:rsid w:val="00223003"/>
    <w:rsid w:val="00240946"/>
    <w:rsid w:val="00242ACA"/>
    <w:rsid w:val="0025633C"/>
    <w:rsid w:val="00290E94"/>
    <w:rsid w:val="0029444F"/>
    <w:rsid w:val="00295756"/>
    <w:rsid w:val="002A1377"/>
    <w:rsid w:val="002B0F52"/>
    <w:rsid w:val="002B2490"/>
    <w:rsid w:val="002B6EDD"/>
    <w:rsid w:val="002C25E5"/>
    <w:rsid w:val="002C668F"/>
    <w:rsid w:val="002E6681"/>
    <w:rsid w:val="003454D1"/>
    <w:rsid w:val="00352F3B"/>
    <w:rsid w:val="00367984"/>
    <w:rsid w:val="00383A0D"/>
    <w:rsid w:val="00396CEA"/>
    <w:rsid w:val="003F605F"/>
    <w:rsid w:val="00415C54"/>
    <w:rsid w:val="00431A07"/>
    <w:rsid w:val="00450069"/>
    <w:rsid w:val="00450EB5"/>
    <w:rsid w:val="004A224E"/>
    <w:rsid w:val="004B5749"/>
    <w:rsid w:val="004D5877"/>
    <w:rsid w:val="004D6D84"/>
    <w:rsid w:val="00502D3D"/>
    <w:rsid w:val="005149FC"/>
    <w:rsid w:val="005203A6"/>
    <w:rsid w:val="00591DFD"/>
    <w:rsid w:val="00594FA9"/>
    <w:rsid w:val="005A41B1"/>
    <w:rsid w:val="005B196A"/>
    <w:rsid w:val="005C1F1E"/>
    <w:rsid w:val="005D3A73"/>
    <w:rsid w:val="006000E2"/>
    <w:rsid w:val="00614621"/>
    <w:rsid w:val="006C0022"/>
    <w:rsid w:val="006C113A"/>
    <w:rsid w:val="00702BE2"/>
    <w:rsid w:val="007054F2"/>
    <w:rsid w:val="007261E8"/>
    <w:rsid w:val="007335B8"/>
    <w:rsid w:val="00755EE2"/>
    <w:rsid w:val="007635ED"/>
    <w:rsid w:val="007A7387"/>
    <w:rsid w:val="007B4AEC"/>
    <w:rsid w:val="007F47E8"/>
    <w:rsid w:val="007F5464"/>
    <w:rsid w:val="00800063"/>
    <w:rsid w:val="008041BE"/>
    <w:rsid w:val="0082272D"/>
    <w:rsid w:val="0083278D"/>
    <w:rsid w:val="00841F58"/>
    <w:rsid w:val="00871561"/>
    <w:rsid w:val="008A4DA1"/>
    <w:rsid w:val="008A5FE3"/>
    <w:rsid w:val="008D02C7"/>
    <w:rsid w:val="0092472B"/>
    <w:rsid w:val="00926A9B"/>
    <w:rsid w:val="00941195"/>
    <w:rsid w:val="00953594"/>
    <w:rsid w:val="00967853"/>
    <w:rsid w:val="00974032"/>
    <w:rsid w:val="00987D9D"/>
    <w:rsid w:val="009A507A"/>
    <w:rsid w:val="009B0857"/>
    <w:rsid w:val="009C1685"/>
    <w:rsid w:val="009C23B7"/>
    <w:rsid w:val="009D3D94"/>
    <w:rsid w:val="009F1A2B"/>
    <w:rsid w:val="009F4D18"/>
    <w:rsid w:val="00A04380"/>
    <w:rsid w:val="00A20AC5"/>
    <w:rsid w:val="00A47E53"/>
    <w:rsid w:val="00A76506"/>
    <w:rsid w:val="00A80C28"/>
    <w:rsid w:val="00A95ACE"/>
    <w:rsid w:val="00A96726"/>
    <w:rsid w:val="00AB0308"/>
    <w:rsid w:val="00AC43A6"/>
    <w:rsid w:val="00AD6B34"/>
    <w:rsid w:val="00AE3524"/>
    <w:rsid w:val="00AF10E1"/>
    <w:rsid w:val="00AF2E75"/>
    <w:rsid w:val="00B04C4D"/>
    <w:rsid w:val="00B377AE"/>
    <w:rsid w:val="00B97070"/>
    <w:rsid w:val="00BA6AB2"/>
    <w:rsid w:val="00BC0AED"/>
    <w:rsid w:val="00BF1632"/>
    <w:rsid w:val="00BF4863"/>
    <w:rsid w:val="00C2102D"/>
    <w:rsid w:val="00C50141"/>
    <w:rsid w:val="00C579C1"/>
    <w:rsid w:val="00C80920"/>
    <w:rsid w:val="00CA4159"/>
    <w:rsid w:val="00CB1FF1"/>
    <w:rsid w:val="00CB4C56"/>
    <w:rsid w:val="00CD1030"/>
    <w:rsid w:val="00CD112F"/>
    <w:rsid w:val="00D24C95"/>
    <w:rsid w:val="00D52168"/>
    <w:rsid w:val="00D53F62"/>
    <w:rsid w:val="00D76E3B"/>
    <w:rsid w:val="00D92C8C"/>
    <w:rsid w:val="00DC7A36"/>
    <w:rsid w:val="00DD1513"/>
    <w:rsid w:val="00DE2124"/>
    <w:rsid w:val="00DE258B"/>
    <w:rsid w:val="00DF6EBF"/>
    <w:rsid w:val="00E12218"/>
    <w:rsid w:val="00E37DF5"/>
    <w:rsid w:val="00E56D65"/>
    <w:rsid w:val="00E7165B"/>
    <w:rsid w:val="00E80102"/>
    <w:rsid w:val="00E945B4"/>
    <w:rsid w:val="00EA00D4"/>
    <w:rsid w:val="00EC30DB"/>
    <w:rsid w:val="00EE794C"/>
    <w:rsid w:val="00EF4AA6"/>
    <w:rsid w:val="00EF7EA4"/>
    <w:rsid w:val="00F03EB3"/>
    <w:rsid w:val="00F0718E"/>
    <w:rsid w:val="00F10F76"/>
    <w:rsid w:val="00F45219"/>
    <w:rsid w:val="00F80594"/>
    <w:rsid w:val="00F92F01"/>
    <w:rsid w:val="00FA4986"/>
    <w:rsid w:val="1F168432"/>
    <w:rsid w:val="4E1A8951"/>
    <w:rsid w:val="70000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40C5E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0" w:unhideWhenUsed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0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qFormat/>
    <w:rsid w:val="00DE2124"/>
    <w:pPr>
      <w:spacing w:line="240" w:lineRule="auto"/>
    </w:pPr>
    <w:rPr>
      <w:rFonts w:ascii="Arial" w:eastAsiaTheme="minorHAnsi" w:hAnsi="Arial"/>
      <w:kern w:val="0"/>
      <w:sz w:val="24"/>
      <w14:ligatures w14:val="none"/>
    </w:rPr>
  </w:style>
  <w:style w:type="paragraph" w:styleId="Heading1">
    <w:name w:val="heading 1"/>
    <w:aliases w:val="MMC_Heading 1"/>
    <w:basedOn w:val="Normal"/>
    <w:next w:val="Normal"/>
    <w:link w:val="Heading1Char"/>
    <w:uiPriority w:val="9"/>
    <w:qFormat/>
    <w:rsid w:val="00DE2124"/>
    <w:pPr>
      <w:keepNext/>
      <w:keepLines/>
      <w:numPr>
        <w:numId w:val="38"/>
      </w:numPr>
      <w:spacing w:after="360"/>
      <w:jc w:val="center"/>
      <w:outlineLvl w:val="0"/>
    </w:pPr>
    <w:rPr>
      <w:rFonts w:ascii="Arial Bold" w:eastAsia="Times New Roman" w:hAnsi="Arial Bold" w:cstheme="majorBidi"/>
      <w:b/>
      <w:bCs/>
      <w:caps/>
      <w:sz w:val="36"/>
      <w:szCs w:val="28"/>
    </w:rPr>
  </w:style>
  <w:style w:type="paragraph" w:styleId="Heading2">
    <w:name w:val="heading 2"/>
    <w:aliases w:val="MMC_Heading 2"/>
    <w:basedOn w:val="Heading3"/>
    <w:next w:val="Normal"/>
    <w:link w:val="Heading2Char"/>
    <w:uiPriority w:val="9"/>
    <w:qFormat/>
    <w:rsid w:val="00DE2124"/>
    <w:pPr>
      <w:numPr>
        <w:ilvl w:val="1"/>
      </w:numPr>
      <w:outlineLvl w:val="1"/>
    </w:pPr>
  </w:style>
  <w:style w:type="paragraph" w:styleId="Heading3">
    <w:name w:val="heading 3"/>
    <w:aliases w:val="MMC_Heading 3"/>
    <w:basedOn w:val="Heading4"/>
    <w:next w:val="Normal"/>
    <w:link w:val="Heading3Char"/>
    <w:uiPriority w:val="9"/>
    <w:qFormat/>
    <w:rsid w:val="00DE2124"/>
    <w:pPr>
      <w:numPr>
        <w:ilvl w:val="2"/>
      </w:numPr>
      <w:outlineLvl w:val="2"/>
    </w:pPr>
  </w:style>
  <w:style w:type="paragraph" w:styleId="Heading4">
    <w:name w:val="heading 4"/>
    <w:aliases w:val="MMC_Heading 4"/>
    <w:basedOn w:val="Normal"/>
    <w:next w:val="Normal"/>
    <w:link w:val="Heading4Char"/>
    <w:uiPriority w:val="9"/>
    <w:qFormat/>
    <w:rsid w:val="00DE2124"/>
    <w:pPr>
      <w:keepNext/>
      <w:keepLines/>
      <w:numPr>
        <w:ilvl w:val="3"/>
        <w:numId w:val="38"/>
      </w:numPr>
      <w:spacing w:before="360" w:after="240"/>
      <w:outlineLvl w:val="3"/>
    </w:pPr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Heading5">
    <w:name w:val="heading 5"/>
    <w:aliases w:val="MMC_Heading 5"/>
    <w:basedOn w:val="Normal"/>
    <w:next w:val="Normal"/>
    <w:link w:val="Heading5Char"/>
    <w:uiPriority w:val="9"/>
    <w:qFormat/>
    <w:rsid w:val="00DE2124"/>
    <w:pPr>
      <w:keepNext/>
      <w:keepLines/>
      <w:numPr>
        <w:ilvl w:val="4"/>
        <w:numId w:val="38"/>
      </w:numPr>
      <w:spacing w:before="360" w:after="240"/>
      <w:outlineLvl w:val="4"/>
    </w:pPr>
    <w:rPr>
      <w:rFonts w:ascii="Arial Bold" w:eastAsiaTheme="majorEastAsia" w:hAnsi="Arial Bold" w:cstheme="majorBidi"/>
      <w:b/>
      <w:cap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DE2124"/>
    <w:pPr>
      <w:keepNext/>
      <w:keepLines/>
      <w:numPr>
        <w:ilvl w:val="5"/>
        <w:numId w:val="38"/>
      </w:numPr>
      <w:spacing w:before="360" w:after="240"/>
      <w:outlineLvl w:val="5"/>
    </w:pPr>
    <w:rPr>
      <w:rFonts w:eastAsiaTheme="majorEastAsia" w:cstheme="majorBid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DE2124"/>
    <w:pPr>
      <w:keepNext/>
      <w:keepLines/>
      <w:numPr>
        <w:ilvl w:val="6"/>
        <w:numId w:val="38"/>
      </w:numPr>
      <w:spacing w:before="360" w:after="240"/>
      <w:outlineLvl w:val="6"/>
    </w:pPr>
    <w:rPr>
      <w:rFonts w:eastAsiaTheme="majorEastAsia" w:cstheme="majorBidi"/>
      <w:b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DE2124"/>
    <w:pPr>
      <w:keepNext/>
      <w:keepLines/>
      <w:numPr>
        <w:ilvl w:val="7"/>
        <w:numId w:val="38"/>
      </w:numPr>
      <w:spacing w:before="360" w:after="240"/>
      <w:outlineLvl w:val="7"/>
    </w:pPr>
    <w:rPr>
      <w:rFonts w:eastAsiaTheme="majorEastAsia" w:cstheme="majorBidi"/>
      <w:b/>
      <w:color w:val="272727" w:themeColor="text1" w:themeTint="D8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rsid w:val="00DE2124"/>
    <w:pPr>
      <w:keepNext/>
      <w:keepLines/>
      <w:numPr>
        <w:ilvl w:val="8"/>
        <w:numId w:val="38"/>
      </w:numPr>
      <w:spacing w:before="360" w:after="240"/>
      <w:outlineLvl w:val="8"/>
    </w:pPr>
    <w:rPr>
      <w:rFonts w:eastAsiaTheme="majorEastAsia" w:cstheme="majorBidi"/>
      <w:b/>
      <w:iC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MCbulletstep1">
    <w:name w:val="MMC_bullet_step_1"/>
    <w:basedOn w:val="Normal"/>
    <w:qFormat/>
    <w:rsid w:val="009C1685"/>
    <w:pPr>
      <w:numPr>
        <w:numId w:val="18"/>
      </w:numPr>
      <w:tabs>
        <w:tab w:val="left" w:pos="720"/>
      </w:tabs>
      <w:autoSpaceDE w:val="0"/>
      <w:autoSpaceDN w:val="0"/>
      <w:adjustRightInd w:val="0"/>
      <w:spacing w:after="240" w:line="240" w:lineRule="atLeast"/>
    </w:pPr>
    <w:rPr>
      <w:rFonts w:eastAsia="Times New Roman" w:cs="Times New Roman"/>
      <w:sz w:val="20"/>
    </w:rPr>
  </w:style>
  <w:style w:type="paragraph" w:customStyle="1" w:styleId="MMCbulletstep1a">
    <w:name w:val="MMC_bullet_step_1_a"/>
    <w:basedOn w:val="MMCbulletstep1"/>
    <w:qFormat/>
    <w:rsid w:val="009C1685"/>
    <w:pPr>
      <w:numPr>
        <w:numId w:val="19"/>
      </w:numPr>
    </w:pPr>
  </w:style>
  <w:style w:type="character" w:customStyle="1" w:styleId="Heading1Char">
    <w:name w:val="Heading 1 Char"/>
    <w:aliases w:val="MMC_Heading 1 Char"/>
    <w:basedOn w:val="DefaultParagraphFont"/>
    <w:link w:val="Heading1"/>
    <w:uiPriority w:val="9"/>
    <w:rsid w:val="00DE2124"/>
    <w:rPr>
      <w:rFonts w:ascii="Arial Bold" w:hAnsi="Arial Bold" w:cstheme="majorBidi"/>
      <w:b/>
      <w:bCs/>
      <w:caps/>
      <w:kern w:val="0"/>
      <w:sz w:val="36"/>
      <w:szCs w:val="28"/>
      <w14:ligatures w14:val="none"/>
    </w:rPr>
  </w:style>
  <w:style w:type="paragraph" w:customStyle="1" w:styleId="AppendixHeading1">
    <w:name w:val="Appendix Heading 1"/>
    <w:basedOn w:val="Heading1"/>
    <w:qFormat/>
    <w:rsid w:val="00431A07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rsid w:val="009C1685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124"/>
    <w:rPr>
      <w:rFonts w:ascii="Segoe UI" w:eastAsiaTheme="minorHAnsi" w:hAnsi="Segoe UI" w:cs="Segoe UI"/>
      <w:kern w:val="0"/>
      <w:sz w:val="18"/>
      <w:szCs w:val="18"/>
      <w14:ligatures w14:val="none"/>
    </w:rPr>
  </w:style>
  <w:style w:type="paragraph" w:customStyle="1" w:styleId="BHNormal">
    <w:name w:val="BHNormal"/>
    <w:semiHidden/>
    <w:qFormat/>
    <w:rsid w:val="00431A07"/>
    <w:pPr>
      <w:spacing w:after="0" w:line="240" w:lineRule="auto"/>
    </w:pPr>
    <w:rPr>
      <w:rFonts w:ascii="Arial" w:hAnsi="Arial" w:cs="Times New Roman"/>
      <w:kern w:val="0"/>
      <w:sz w:val="20"/>
      <w14:ligatures w14:val="none"/>
    </w:rPr>
  </w:style>
  <w:style w:type="paragraph" w:styleId="BodyText">
    <w:name w:val="Body Text"/>
    <w:basedOn w:val="Normal"/>
    <w:link w:val="BodyTextChar"/>
    <w:semiHidden/>
    <w:rsid w:val="00431A07"/>
    <w:pPr>
      <w:autoSpaceDE w:val="0"/>
      <w:autoSpaceDN w:val="0"/>
      <w:adjustRightInd w:val="0"/>
      <w:spacing w:after="120" w:line="200" w:lineRule="atLeast"/>
      <w:jc w:val="both"/>
    </w:pPr>
    <w:rPr>
      <w:rFonts w:eastAsia="Times New Roman" w:cs="Arial"/>
      <w:color w:val="000000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DE2124"/>
    <w:rPr>
      <w:rFonts w:ascii="Arial" w:hAnsi="Arial" w:cs="Arial"/>
      <w:color w:val="000000"/>
      <w:kern w:val="0"/>
      <w:sz w:val="20"/>
      <w:szCs w:val="20"/>
      <w14:ligatures w14:val="none"/>
    </w:rPr>
  </w:style>
  <w:style w:type="paragraph" w:customStyle="1" w:styleId="bodytext0">
    <w:name w:val="body_text"/>
    <w:basedOn w:val="Normal"/>
    <w:link w:val="bodytextChar0"/>
    <w:semiHidden/>
    <w:rsid w:val="009C1685"/>
    <w:pPr>
      <w:spacing w:after="200" w:line="200" w:lineRule="atLeast"/>
    </w:pPr>
    <w:rPr>
      <w:rFonts w:ascii="Times New Roman" w:eastAsia="Times New Roman" w:hAnsi="Times New Roman" w:cs="Times New Roman"/>
      <w:szCs w:val="24"/>
    </w:rPr>
  </w:style>
  <w:style w:type="character" w:customStyle="1" w:styleId="bodytextChar0">
    <w:name w:val="body_text Char"/>
    <w:basedOn w:val="DefaultParagraphFont"/>
    <w:link w:val="bodytext0"/>
    <w:semiHidden/>
    <w:rsid w:val="00DE2124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bulletstep1">
    <w:name w:val="bullet_step_1"/>
    <w:basedOn w:val="Normal"/>
    <w:semiHidden/>
    <w:qFormat/>
    <w:rsid w:val="00431A07"/>
    <w:pPr>
      <w:tabs>
        <w:tab w:val="left" w:pos="720"/>
      </w:tabs>
      <w:autoSpaceDE w:val="0"/>
      <w:autoSpaceDN w:val="0"/>
      <w:adjustRightInd w:val="0"/>
      <w:spacing w:after="200" w:line="200" w:lineRule="atLeast"/>
      <w:ind w:left="1080" w:hanging="360"/>
      <w:contextualSpacing/>
    </w:pPr>
    <w:rPr>
      <w:rFonts w:eastAsia="Times New Roman" w:cs="Times New Roman"/>
      <w:sz w:val="20"/>
    </w:rPr>
  </w:style>
  <w:style w:type="paragraph" w:customStyle="1" w:styleId="BulletedList">
    <w:name w:val="Bulleted List"/>
    <w:basedOn w:val="Normal"/>
    <w:semiHidden/>
    <w:rsid w:val="00431A07"/>
    <w:pPr>
      <w:numPr>
        <w:numId w:val="2"/>
      </w:numPr>
    </w:pPr>
  </w:style>
  <w:style w:type="paragraph" w:styleId="Caption">
    <w:name w:val="caption"/>
    <w:basedOn w:val="Normal"/>
    <w:next w:val="Normal"/>
    <w:uiPriority w:val="35"/>
    <w:semiHidden/>
    <w:qFormat/>
    <w:rsid w:val="009C1685"/>
    <w:pPr>
      <w:spacing w:after="200"/>
      <w:jc w:val="center"/>
    </w:pPr>
    <w:rPr>
      <w:iCs/>
      <w:color w:val="0E2841" w:themeColor="text2"/>
      <w:sz w:val="20"/>
      <w:szCs w:val="18"/>
    </w:rPr>
  </w:style>
  <w:style w:type="character" w:customStyle="1" w:styleId="cf01">
    <w:name w:val="cf01"/>
    <w:basedOn w:val="DefaultParagraphFont"/>
    <w:semiHidden/>
    <w:rsid w:val="00502D3D"/>
    <w:rPr>
      <w:rFonts w:ascii="Segoe UI" w:hAnsi="Segoe UI" w:cs="Segoe UI" w:hint="default"/>
      <w:sz w:val="18"/>
      <w:szCs w:val="18"/>
    </w:rPr>
  </w:style>
  <w:style w:type="character" w:styleId="CommentReference">
    <w:name w:val="annotation reference"/>
    <w:basedOn w:val="DefaultParagraphFont"/>
    <w:semiHidden/>
    <w:rsid w:val="009C168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C1685"/>
    <w:pPr>
      <w:spacing w:after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E2124"/>
    <w:rPr>
      <w:rFonts w:ascii="Arial" w:eastAsiaTheme="minorHAnsi" w:hAnsi="Arial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9C1685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2124"/>
    <w:rPr>
      <w:rFonts w:ascii="Arial" w:eastAsiaTheme="minorHAnsi" w:hAnsi="Arial"/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semiHidden/>
    <w:qFormat/>
    <w:rsid w:val="009C1685"/>
    <w:rPr>
      <w:i/>
      <w:iCs/>
    </w:rPr>
  </w:style>
  <w:style w:type="paragraph" w:customStyle="1" w:styleId="figurecaption">
    <w:name w:val="figure_caption"/>
    <w:basedOn w:val="Normal"/>
    <w:semiHidden/>
    <w:rsid w:val="009C1685"/>
    <w:pPr>
      <w:widowControl w:val="0"/>
      <w:autoSpaceDE w:val="0"/>
      <w:autoSpaceDN w:val="0"/>
      <w:adjustRightInd w:val="0"/>
      <w:spacing w:before="200" w:after="480" w:line="240" w:lineRule="atLeast"/>
      <w:jc w:val="center"/>
    </w:pPr>
    <w:rPr>
      <w:rFonts w:eastAsia="Times New Roman" w:cs="Times New Roman"/>
      <w:bCs/>
      <w:i/>
      <w:sz w:val="20"/>
    </w:rPr>
  </w:style>
  <w:style w:type="paragraph" w:styleId="Footer">
    <w:name w:val="footer"/>
    <w:basedOn w:val="Normal"/>
    <w:link w:val="FooterChar"/>
    <w:uiPriority w:val="99"/>
    <w:semiHidden/>
    <w:rsid w:val="009C1685"/>
    <w:pPr>
      <w:tabs>
        <w:tab w:val="center" w:pos="4680"/>
        <w:tab w:val="right" w:pos="9360"/>
      </w:tabs>
      <w:spacing w:after="0"/>
      <w:jc w:val="center"/>
    </w:pPr>
    <w:rPr>
      <w:b/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E2124"/>
    <w:rPr>
      <w:rFonts w:ascii="Arial" w:eastAsiaTheme="minorHAnsi" w:hAnsi="Arial"/>
      <w:b/>
      <w:color w:val="FFFFFF" w:themeColor="background1"/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9C168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2124"/>
    <w:rPr>
      <w:rFonts w:ascii="Arial" w:eastAsiaTheme="minorHAnsi" w:hAnsi="Arial"/>
      <w:kern w:val="0"/>
      <w:sz w:val="24"/>
      <w14:ligatures w14:val="none"/>
    </w:rPr>
  </w:style>
  <w:style w:type="character" w:customStyle="1" w:styleId="Heading2Char">
    <w:name w:val="Heading 2 Char"/>
    <w:aliases w:val="MMC_Heading 2 Char"/>
    <w:basedOn w:val="DefaultParagraphFont"/>
    <w:link w:val="Heading2"/>
    <w:uiPriority w:val="9"/>
    <w:rsid w:val="00DE2124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3Char">
    <w:name w:val="Heading 3 Char"/>
    <w:aliases w:val="MMC_Heading 3 Char"/>
    <w:basedOn w:val="DefaultParagraphFont"/>
    <w:link w:val="Heading3"/>
    <w:uiPriority w:val="9"/>
    <w:rsid w:val="00DE2124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4Char">
    <w:name w:val="Heading 4 Char"/>
    <w:aliases w:val="MMC_Heading 4 Char"/>
    <w:basedOn w:val="DefaultParagraphFont"/>
    <w:link w:val="Heading4"/>
    <w:uiPriority w:val="9"/>
    <w:rsid w:val="00DE2124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5Char">
    <w:name w:val="Heading 5 Char"/>
    <w:aliases w:val="MMC_Heading 5 Char"/>
    <w:basedOn w:val="DefaultParagraphFont"/>
    <w:link w:val="Heading5"/>
    <w:uiPriority w:val="9"/>
    <w:rsid w:val="00DE2124"/>
    <w:rPr>
      <w:rFonts w:ascii="Arial Bold" w:eastAsiaTheme="majorEastAsia" w:hAnsi="Arial Bold" w:cstheme="majorBidi"/>
      <w:b/>
      <w:caps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DE2124"/>
    <w:rPr>
      <w:rFonts w:ascii="Arial" w:eastAsiaTheme="majorEastAsia" w:hAnsi="Arial" w:cstheme="majorBidi"/>
      <w:b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rsid w:val="00DE2124"/>
    <w:rPr>
      <w:rFonts w:ascii="Arial" w:eastAsiaTheme="majorEastAsia" w:hAnsi="Arial" w:cstheme="majorBidi"/>
      <w:b/>
      <w:iCs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rsid w:val="00DE2124"/>
    <w:rPr>
      <w:rFonts w:ascii="Arial" w:eastAsiaTheme="majorEastAsia" w:hAnsi="Arial" w:cstheme="majorBidi"/>
      <w:b/>
      <w:color w:val="272727" w:themeColor="text1" w:themeTint="D8"/>
      <w:kern w:val="0"/>
      <w:sz w:val="20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DE2124"/>
    <w:rPr>
      <w:rFonts w:ascii="Arial" w:eastAsiaTheme="majorEastAsia" w:hAnsi="Arial" w:cstheme="majorBidi"/>
      <w:b/>
      <w:iCs/>
      <w:kern w:val="0"/>
      <w:sz w:val="20"/>
      <w:szCs w:val="21"/>
      <w14:ligatures w14:val="none"/>
    </w:rPr>
  </w:style>
  <w:style w:type="character" w:styleId="Hyperlink">
    <w:name w:val="Hyperlink"/>
    <w:basedOn w:val="DefaultParagraphFont"/>
    <w:uiPriority w:val="99"/>
    <w:rsid w:val="009C1685"/>
    <w:rPr>
      <w:color w:val="467886" w:themeColor="hyperlink"/>
      <w:u w:val="single"/>
    </w:rPr>
  </w:style>
  <w:style w:type="character" w:styleId="IntenseEmphasis">
    <w:name w:val="Intense Emphasis"/>
    <w:basedOn w:val="DefaultParagraphFont"/>
    <w:uiPriority w:val="21"/>
    <w:semiHidden/>
    <w:qFormat/>
    <w:rsid w:val="00431A07"/>
    <w:rPr>
      <w:b/>
      <w:bCs/>
      <w:i/>
      <w:iCs/>
      <w:color w:val="156082" w:themeColor="accent1"/>
    </w:rPr>
  </w:style>
  <w:style w:type="paragraph" w:styleId="ListParagraph">
    <w:name w:val="List Paragraph"/>
    <w:basedOn w:val="Normal"/>
    <w:uiPriority w:val="34"/>
    <w:semiHidden/>
    <w:qFormat/>
    <w:rsid w:val="009C1685"/>
    <w:pPr>
      <w:numPr>
        <w:numId w:val="17"/>
      </w:numPr>
      <w:contextualSpacing/>
    </w:pPr>
  </w:style>
  <w:style w:type="paragraph" w:customStyle="1" w:styleId="MMCacronymdefinition">
    <w:name w:val="MMC_acronym definition"/>
    <w:basedOn w:val="Normal"/>
    <w:rsid w:val="009C1685"/>
    <w:pPr>
      <w:tabs>
        <w:tab w:val="left" w:pos="3600"/>
      </w:tabs>
      <w:autoSpaceDE w:val="0"/>
      <w:autoSpaceDN w:val="0"/>
      <w:adjustRightInd w:val="0"/>
      <w:spacing w:after="120" w:line="240" w:lineRule="atLeast"/>
      <w:ind w:left="360" w:hanging="360"/>
    </w:pPr>
    <w:rPr>
      <w:rFonts w:eastAsia="Times New Roman" w:cs="Times New Roman"/>
      <w:sz w:val="20"/>
    </w:rPr>
  </w:style>
  <w:style w:type="character" w:customStyle="1" w:styleId="MMCacronymterm">
    <w:name w:val="MMC_acronym term"/>
    <w:rsid w:val="009C1685"/>
    <w:rPr>
      <w:rFonts w:ascii="Arial Bold" w:hAnsi="Arial Bold" w:cs="Arial"/>
      <w:b/>
      <w:bCs/>
      <w:sz w:val="20"/>
    </w:rPr>
  </w:style>
  <w:style w:type="paragraph" w:customStyle="1" w:styleId="MMCbodytext">
    <w:name w:val="MMC_body_text"/>
    <w:basedOn w:val="Normal"/>
    <w:link w:val="MMCbodytextChar"/>
    <w:rsid w:val="009C1685"/>
    <w:pPr>
      <w:spacing w:after="240" w:line="240" w:lineRule="atLeast"/>
    </w:pPr>
    <w:rPr>
      <w:rFonts w:eastAsia="Times New Roman" w:cs="Times New Roman"/>
      <w:sz w:val="20"/>
      <w:szCs w:val="24"/>
    </w:rPr>
  </w:style>
  <w:style w:type="character" w:customStyle="1" w:styleId="MMCbodytextChar">
    <w:name w:val="MMC_body_text Char"/>
    <w:basedOn w:val="DefaultParagraphFont"/>
    <w:link w:val="MMCbodytext"/>
    <w:rsid w:val="00DE2124"/>
    <w:rPr>
      <w:rFonts w:ascii="Arial" w:hAnsi="Arial" w:cs="Times New Roman"/>
      <w:kern w:val="0"/>
      <w:sz w:val="20"/>
      <w:szCs w:val="24"/>
      <w14:ligatures w14:val="none"/>
    </w:rPr>
  </w:style>
  <w:style w:type="paragraph" w:customStyle="1" w:styleId="MMCCoverdate">
    <w:name w:val="MMC_Cover_date"/>
    <w:basedOn w:val="Normal"/>
    <w:qFormat/>
    <w:rsid w:val="009C1685"/>
    <w:pPr>
      <w:spacing w:before="120" w:after="120" w:line="240" w:lineRule="atLeast"/>
    </w:pPr>
    <w:rPr>
      <w:b/>
      <w:sz w:val="36"/>
      <w:szCs w:val="36"/>
    </w:rPr>
  </w:style>
  <w:style w:type="paragraph" w:customStyle="1" w:styleId="MMCCoverProjectName">
    <w:name w:val="MMC_Cover_Project Name"/>
    <w:basedOn w:val="Normal"/>
    <w:qFormat/>
    <w:rsid w:val="009C1685"/>
    <w:pPr>
      <w:spacing w:after="120" w:line="200" w:lineRule="atLeast"/>
    </w:pPr>
    <w:rPr>
      <w:rFonts w:cs="Arial"/>
      <w:b/>
      <w:sz w:val="72"/>
      <w:szCs w:val="72"/>
    </w:rPr>
  </w:style>
  <w:style w:type="paragraph" w:customStyle="1" w:styleId="MMCCoverDistrictName">
    <w:name w:val="MMC_Cover_District Name"/>
    <w:basedOn w:val="MMCCoverProjectName"/>
    <w:rsid w:val="009C1685"/>
    <w:pPr>
      <w:spacing w:before="120"/>
    </w:pPr>
    <w:rPr>
      <w:bCs/>
      <w:sz w:val="40"/>
    </w:rPr>
  </w:style>
  <w:style w:type="paragraph" w:customStyle="1" w:styleId="MMCCoverlocation">
    <w:name w:val="MMC_Cover_location"/>
    <w:basedOn w:val="Normal"/>
    <w:qFormat/>
    <w:rsid w:val="009C1685"/>
    <w:pPr>
      <w:spacing w:before="120" w:after="120" w:line="240" w:lineRule="atLeast"/>
    </w:pPr>
    <w:rPr>
      <w:rFonts w:cs="Arial"/>
      <w:b/>
      <w:sz w:val="36"/>
      <w:szCs w:val="36"/>
    </w:rPr>
  </w:style>
  <w:style w:type="paragraph" w:customStyle="1" w:styleId="MMCCoverNIDID">
    <w:name w:val="MMC_Cover_NIDID"/>
    <w:basedOn w:val="Normal"/>
    <w:qFormat/>
    <w:rsid w:val="009C1685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ReportName">
    <w:name w:val="MMC_Cover_Report Name"/>
    <w:basedOn w:val="Normal"/>
    <w:qFormat/>
    <w:rsid w:val="00431A07"/>
    <w:pPr>
      <w:spacing w:before="120" w:after="120" w:line="200" w:lineRule="atLeast"/>
    </w:pPr>
    <w:rPr>
      <w:rFonts w:cs="Arial"/>
      <w:b/>
      <w:sz w:val="44"/>
      <w:szCs w:val="48"/>
    </w:rPr>
  </w:style>
  <w:style w:type="paragraph" w:customStyle="1" w:styleId="MMCFigure">
    <w:name w:val="MMC_Figure"/>
    <w:basedOn w:val="Normal"/>
    <w:qFormat/>
    <w:rsid w:val="00431A07"/>
    <w:pPr>
      <w:spacing w:after="240" w:line="240" w:lineRule="atLeast"/>
      <w:jc w:val="center"/>
    </w:pPr>
    <w:rPr>
      <w:rFonts w:eastAsia="Times New Roman" w:cs="Times New Roman"/>
      <w:noProof/>
      <w:szCs w:val="24"/>
    </w:rPr>
  </w:style>
  <w:style w:type="paragraph" w:customStyle="1" w:styleId="MMCfigurecaption">
    <w:name w:val="MMC_figure_caption"/>
    <w:basedOn w:val="Normal"/>
    <w:rsid w:val="009C1685"/>
    <w:pPr>
      <w:widowControl w:val="0"/>
      <w:autoSpaceDE w:val="0"/>
      <w:autoSpaceDN w:val="0"/>
      <w:adjustRightInd w:val="0"/>
      <w:spacing w:before="480" w:after="200" w:line="240" w:lineRule="atLeast"/>
      <w:jc w:val="center"/>
    </w:pPr>
    <w:rPr>
      <w:rFonts w:eastAsia="Times New Roman" w:cs="Times New Roman"/>
      <w:bCs/>
      <w:i/>
      <w:sz w:val="20"/>
    </w:rPr>
  </w:style>
  <w:style w:type="paragraph" w:customStyle="1" w:styleId="MMCIntentionallyBlank">
    <w:name w:val="MMC_Intentionally_Blank"/>
    <w:basedOn w:val="Normal"/>
    <w:rsid w:val="009C1685"/>
    <w:pPr>
      <w:widowControl w:val="0"/>
      <w:autoSpaceDE w:val="0"/>
      <w:autoSpaceDN w:val="0"/>
      <w:adjustRightInd w:val="0"/>
      <w:spacing w:before="6000" w:after="0" w:line="240" w:lineRule="atLeast"/>
      <w:jc w:val="center"/>
    </w:pPr>
    <w:rPr>
      <w:rFonts w:eastAsia="Times New Roman" w:cs="Times New Roman"/>
      <w:bCs/>
      <w:caps/>
      <w:sz w:val="20"/>
    </w:rPr>
  </w:style>
  <w:style w:type="paragraph" w:customStyle="1" w:styleId="MMCIntentionallyBlankHorizontal">
    <w:name w:val="MMC_Intentionally_Blank_Horizontal"/>
    <w:basedOn w:val="MMCIntentionallyBlank"/>
    <w:qFormat/>
    <w:rsid w:val="009C1685"/>
    <w:pPr>
      <w:spacing w:before="3600"/>
    </w:pPr>
  </w:style>
  <w:style w:type="paragraph" w:customStyle="1" w:styleId="MMCnotehead">
    <w:name w:val="MMC_note_head"/>
    <w:rsid w:val="009C1685"/>
    <w:pPr>
      <w:keepNext/>
      <w:widowControl w:val="0"/>
      <w:autoSpaceDE w:val="0"/>
      <w:autoSpaceDN w:val="0"/>
      <w:adjustRightInd w:val="0"/>
      <w:spacing w:after="240" w:line="240" w:lineRule="exact"/>
      <w:jc w:val="center"/>
    </w:pPr>
    <w:rPr>
      <w:rFonts w:ascii="Arial" w:hAnsi="Arial" w:cs="Times New Roman"/>
      <w:b/>
      <w:bCs/>
      <w:kern w:val="0"/>
      <w:sz w:val="20"/>
      <w14:ligatures w14:val="none"/>
    </w:rPr>
  </w:style>
  <w:style w:type="paragraph" w:customStyle="1" w:styleId="MMCnotetext">
    <w:name w:val="MMC_note_text"/>
    <w:rsid w:val="009C1685"/>
    <w:pPr>
      <w:widowControl w:val="0"/>
      <w:autoSpaceDE w:val="0"/>
      <w:autoSpaceDN w:val="0"/>
      <w:adjustRightInd w:val="0"/>
      <w:spacing w:after="240" w:line="240" w:lineRule="exact"/>
      <w:ind w:left="1195" w:right="1195"/>
    </w:pPr>
    <w:rPr>
      <w:rFonts w:ascii="Arial" w:hAnsi="Arial" w:cs="Times New Roman"/>
      <w:kern w:val="0"/>
      <w:sz w:val="20"/>
      <w14:ligatures w14:val="none"/>
    </w:rPr>
  </w:style>
  <w:style w:type="paragraph" w:customStyle="1" w:styleId="MMCReferences">
    <w:name w:val="MMC_References"/>
    <w:basedOn w:val="Normal"/>
    <w:qFormat/>
    <w:rsid w:val="009C1685"/>
    <w:pPr>
      <w:spacing w:after="240" w:line="240" w:lineRule="atLeast"/>
      <w:ind w:left="360" w:hanging="360"/>
    </w:pPr>
    <w:rPr>
      <w:sz w:val="20"/>
    </w:rPr>
  </w:style>
  <w:style w:type="paragraph" w:customStyle="1" w:styleId="MMCstep1">
    <w:name w:val="MMC_step_1"/>
    <w:rsid w:val="009C1685"/>
    <w:pPr>
      <w:numPr>
        <w:numId w:val="24"/>
      </w:numPr>
      <w:tabs>
        <w:tab w:val="left" w:pos="720"/>
        <w:tab w:val="left" w:pos="1080"/>
      </w:tabs>
      <w:autoSpaceDE w:val="0"/>
      <w:autoSpaceDN w:val="0"/>
      <w:adjustRightInd w:val="0"/>
      <w:spacing w:after="240" w:line="240" w:lineRule="atLeast"/>
    </w:pPr>
    <w:rPr>
      <w:rFonts w:ascii="Arial" w:hAnsi="Arial" w:cs="Times New Roman"/>
      <w:kern w:val="0"/>
      <w:sz w:val="20"/>
      <w14:ligatures w14:val="none"/>
    </w:rPr>
  </w:style>
  <w:style w:type="paragraph" w:customStyle="1" w:styleId="MMCstep1a">
    <w:name w:val="MMC_step_1_a"/>
    <w:rsid w:val="009C1685"/>
    <w:pPr>
      <w:widowControl w:val="0"/>
      <w:numPr>
        <w:numId w:val="25"/>
      </w:numPr>
      <w:tabs>
        <w:tab w:val="left" w:pos="720"/>
        <w:tab w:val="left" w:pos="1080"/>
        <w:tab w:val="right" w:leader="underscore" w:pos="10080"/>
      </w:tabs>
      <w:autoSpaceDE w:val="0"/>
      <w:autoSpaceDN w:val="0"/>
      <w:adjustRightInd w:val="0"/>
      <w:spacing w:after="240" w:line="240" w:lineRule="atLeast"/>
    </w:pPr>
    <w:rPr>
      <w:rFonts w:ascii="Arial" w:hAnsi="Arial" w:cs="Times New Roman"/>
      <w:kern w:val="0"/>
      <w:sz w:val="20"/>
      <w14:ligatures w14:val="none"/>
    </w:rPr>
  </w:style>
  <w:style w:type="paragraph" w:customStyle="1" w:styleId="MMCstep1a1">
    <w:name w:val="MMC_step_1_a_1"/>
    <w:basedOn w:val="MMCstep1a"/>
    <w:rsid w:val="009C1685"/>
    <w:pPr>
      <w:widowControl/>
      <w:numPr>
        <w:numId w:val="26"/>
      </w:numPr>
      <w:tabs>
        <w:tab w:val="clear" w:pos="10080"/>
        <w:tab w:val="left" w:pos="1440"/>
      </w:tabs>
    </w:pPr>
  </w:style>
  <w:style w:type="paragraph" w:customStyle="1" w:styleId="MMCstep1a1a">
    <w:name w:val="MMC_step_1_a_1_a"/>
    <w:basedOn w:val="MMCstep1"/>
    <w:rsid w:val="009C1685"/>
    <w:pPr>
      <w:numPr>
        <w:numId w:val="27"/>
      </w:numPr>
      <w:tabs>
        <w:tab w:val="clear" w:pos="720"/>
        <w:tab w:val="clear" w:pos="1080"/>
        <w:tab w:val="left" w:pos="1800"/>
      </w:tabs>
    </w:pPr>
  </w:style>
  <w:style w:type="paragraph" w:customStyle="1" w:styleId="MMCtablecaption">
    <w:name w:val="MMC_table_caption"/>
    <w:basedOn w:val="MMCfigurecaption"/>
    <w:qFormat/>
    <w:rsid w:val="009C1685"/>
  </w:style>
  <w:style w:type="paragraph" w:customStyle="1" w:styleId="MMCtablehead">
    <w:name w:val="MMC_table_head"/>
    <w:basedOn w:val="Normal"/>
    <w:rsid w:val="009C1685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MMCtabletext">
    <w:name w:val="MMC_table_text"/>
    <w:basedOn w:val="Normal"/>
    <w:rsid w:val="009C1685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MMCtablenote">
    <w:name w:val="MMC_table_note"/>
    <w:basedOn w:val="MMCtabletext"/>
    <w:qFormat/>
    <w:rsid w:val="009C1685"/>
    <w:rPr>
      <w:sz w:val="16"/>
    </w:rPr>
  </w:style>
  <w:style w:type="paragraph" w:customStyle="1" w:styleId="MMCTOCheaders">
    <w:name w:val="MMC_TOC_headers"/>
    <w:qFormat/>
    <w:rsid w:val="009C1685"/>
    <w:pPr>
      <w:spacing w:before="360" w:after="120" w:line="240" w:lineRule="auto"/>
      <w:jc w:val="center"/>
    </w:pPr>
    <w:rPr>
      <w:rFonts w:ascii="Arial Bold" w:eastAsiaTheme="majorEastAsia" w:hAnsi="Arial Bold" w:cstheme="majorBidi"/>
      <w:bCs/>
      <w:caps/>
      <w:kern w:val="0"/>
      <w:sz w:val="48"/>
      <w:szCs w:val="48"/>
      <w14:ligatures w14:val="none"/>
    </w:rPr>
  </w:style>
  <w:style w:type="paragraph" w:styleId="NoSpacing">
    <w:name w:val="No Spacing"/>
    <w:uiPriority w:val="1"/>
    <w:semiHidden/>
    <w:qFormat/>
    <w:rsid w:val="00431A07"/>
    <w:pPr>
      <w:spacing w:after="0" w:line="240" w:lineRule="auto"/>
    </w:pPr>
    <w:rPr>
      <w:rFonts w:eastAsiaTheme="minorHAnsi"/>
      <w:kern w:val="0"/>
      <w14:ligatures w14:val="none"/>
    </w:rPr>
  </w:style>
  <w:style w:type="paragraph" w:styleId="NormalWeb">
    <w:name w:val="Normal (Web)"/>
    <w:basedOn w:val="Normal"/>
    <w:uiPriority w:val="99"/>
    <w:semiHidden/>
    <w:rsid w:val="009C1685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customStyle="1" w:styleId="NormalCentered">
    <w:name w:val="Normal + Centered"/>
    <w:aliases w:val="Left:  0&quot;,Line spacing:  single"/>
    <w:basedOn w:val="Normal"/>
    <w:semiHidden/>
    <w:rsid w:val="00431A07"/>
  </w:style>
  <w:style w:type="paragraph" w:customStyle="1" w:styleId="Pa3">
    <w:name w:val="Pa3"/>
    <w:basedOn w:val="Normal"/>
    <w:next w:val="Normal"/>
    <w:semiHidden/>
    <w:rsid w:val="00431A07"/>
    <w:pPr>
      <w:suppressAutoHyphens/>
      <w:spacing w:before="140" w:line="221" w:lineRule="atLeast"/>
    </w:pPr>
    <w:rPr>
      <w:rFonts w:ascii="Joanna MT" w:eastAsia="Arial" w:hAnsi="Joanna MT" w:cs="Times New Roman"/>
      <w:szCs w:val="24"/>
      <w:lang w:eastAsia="ar-SA"/>
    </w:rPr>
  </w:style>
  <w:style w:type="character" w:styleId="PlaceholderText">
    <w:name w:val="Placeholder Text"/>
    <w:basedOn w:val="DefaultParagraphFont"/>
    <w:uiPriority w:val="99"/>
    <w:semiHidden/>
    <w:rsid w:val="009C1685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rsid w:val="00431A07"/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2124"/>
    <w:rPr>
      <w:rFonts w:ascii="Consolas" w:eastAsia="Calibri" w:hAnsi="Consolas" w:cs="Times New Roman"/>
      <w:kern w:val="0"/>
      <w:sz w:val="21"/>
      <w:szCs w:val="21"/>
      <w14:ligatures w14:val="none"/>
    </w:rPr>
  </w:style>
  <w:style w:type="table" w:customStyle="1" w:styleId="PubNotice1">
    <w:name w:val="Pub Notice1"/>
    <w:basedOn w:val="TableNormal"/>
    <w:next w:val="TableGrid"/>
    <w:rsid w:val="009C1685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Pub Notice"/>
    <w:basedOn w:val="TableNormal"/>
    <w:rsid w:val="009C1685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ubNotice11">
    <w:name w:val="Pub Notice11"/>
    <w:basedOn w:val="TableNormal"/>
    <w:next w:val="TableGrid"/>
    <w:rsid w:val="00431A07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s">
    <w:name w:val="References"/>
    <w:basedOn w:val="Normal"/>
    <w:semiHidden/>
    <w:qFormat/>
    <w:rsid w:val="00431A07"/>
    <w:pPr>
      <w:spacing w:after="200" w:line="200" w:lineRule="atLeast"/>
      <w:ind w:left="360" w:hanging="360"/>
    </w:pPr>
    <w:rPr>
      <w:sz w:val="20"/>
    </w:rPr>
  </w:style>
  <w:style w:type="paragraph" w:customStyle="1" w:styleId="step1">
    <w:name w:val="step_1"/>
    <w:semiHidden/>
    <w:rsid w:val="00431A07"/>
    <w:pPr>
      <w:tabs>
        <w:tab w:val="left" w:pos="720"/>
        <w:tab w:val="left" w:pos="1080"/>
      </w:tabs>
      <w:autoSpaceDE w:val="0"/>
      <w:autoSpaceDN w:val="0"/>
      <w:adjustRightInd w:val="0"/>
      <w:spacing w:after="200" w:line="200" w:lineRule="atLeast"/>
      <w:ind w:left="1080" w:hanging="360"/>
      <w:contextualSpacing/>
    </w:pPr>
    <w:rPr>
      <w:rFonts w:ascii="Arial" w:hAnsi="Arial" w:cs="Times New Roman"/>
      <w:kern w:val="0"/>
      <w:sz w:val="20"/>
      <w14:ligatures w14:val="none"/>
    </w:rPr>
  </w:style>
  <w:style w:type="paragraph" w:customStyle="1" w:styleId="StyleacronymdefinitionAfter6pt">
    <w:name w:val="Style acronym definition + After:  6 pt"/>
    <w:basedOn w:val="MMCacronymdefinition"/>
    <w:semiHidden/>
    <w:rsid w:val="00431A07"/>
    <w:rPr>
      <w:szCs w:val="20"/>
    </w:rPr>
  </w:style>
  <w:style w:type="paragraph" w:styleId="TableofFigures">
    <w:name w:val="table of figures"/>
    <w:basedOn w:val="Normal"/>
    <w:next w:val="Normal"/>
    <w:uiPriority w:val="99"/>
    <w:rsid w:val="009C1685"/>
    <w:pPr>
      <w:spacing w:after="0"/>
    </w:pPr>
    <w:rPr>
      <w:sz w:val="20"/>
    </w:rPr>
  </w:style>
  <w:style w:type="table" w:styleId="TableProfessional">
    <w:name w:val="Table Professional"/>
    <w:basedOn w:val="TableNormal"/>
    <w:rsid w:val="00431A0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caption">
    <w:name w:val="table_caption"/>
    <w:basedOn w:val="Normal"/>
    <w:semiHidden/>
    <w:qFormat/>
    <w:rsid w:val="00431A07"/>
    <w:pPr>
      <w:widowControl w:val="0"/>
      <w:autoSpaceDE w:val="0"/>
      <w:autoSpaceDN w:val="0"/>
      <w:adjustRightInd w:val="0"/>
      <w:spacing w:before="480" w:after="200" w:line="200" w:lineRule="atLeast"/>
      <w:jc w:val="center"/>
    </w:pPr>
    <w:rPr>
      <w:rFonts w:eastAsia="Times New Roman" w:cs="Times New Roman"/>
      <w:bCs/>
      <w:i/>
      <w:sz w:val="20"/>
      <w:szCs w:val="20"/>
    </w:rPr>
  </w:style>
  <w:style w:type="paragraph" w:customStyle="1" w:styleId="tablehead">
    <w:name w:val="table_head"/>
    <w:basedOn w:val="Normal"/>
    <w:semiHidden/>
    <w:rsid w:val="009C1685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tabletext">
    <w:name w:val="table_text"/>
    <w:basedOn w:val="Normal"/>
    <w:semiHidden/>
    <w:rsid w:val="009C1685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tablenote">
    <w:name w:val="table_note"/>
    <w:basedOn w:val="tabletext"/>
    <w:semiHidden/>
    <w:qFormat/>
    <w:rsid w:val="00431A07"/>
    <w:rPr>
      <w:sz w:val="16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9C1685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DE212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TOC1">
    <w:name w:val="toc 1"/>
    <w:basedOn w:val="Normal"/>
    <w:next w:val="Normal"/>
    <w:autoRedefine/>
    <w:uiPriority w:val="39"/>
    <w:rsid w:val="009C1685"/>
    <w:pPr>
      <w:tabs>
        <w:tab w:val="right" w:leader="dot" w:pos="9825"/>
      </w:tabs>
      <w:spacing w:after="120" w:line="240" w:lineRule="atLeast"/>
    </w:pPr>
    <w:rPr>
      <w:b/>
      <w:noProof/>
      <w:sz w:val="20"/>
    </w:rPr>
  </w:style>
  <w:style w:type="paragraph" w:styleId="TOC2">
    <w:name w:val="toc 2"/>
    <w:basedOn w:val="Normal"/>
    <w:next w:val="Normal"/>
    <w:autoRedefine/>
    <w:uiPriority w:val="39"/>
    <w:rsid w:val="009C1685"/>
    <w:pPr>
      <w:tabs>
        <w:tab w:val="left" w:pos="878"/>
        <w:tab w:val="right" w:leader="dot" w:pos="9825"/>
      </w:tabs>
      <w:spacing w:after="120" w:line="240" w:lineRule="atLeast"/>
      <w:ind w:left="245"/>
    </w:pPr>
    <w:rPr>
      <w:sz w:val="20"/>
    </w:rPr>
  </w:style>
  <w:style w:type="paragraph" w:styleId="TOC3">
    <w:name w:val="toc 3"/>
    <w:basedOn w:val="Normal"/>
    <w:next w:val="Normal"/>
    <w:autoRedefine/>
    <w:uiPriority w:val="39"/>
    <w:rsid w:val="009C1685"/>
    <w:pPr>
      <w:tabs>
        <w:tab w:val="left" w:pos="1325"/>
        <w:tab w:val="right" w:leader="dot" w:pos="9825"/>
      </w:tabs>
      <w:spacing w:after="120" w:line="240" w:lineRule="atLeast"/>
      <w:ind w:left="475"/>
    </w:pPr>
    <w:rPr>
      <w:sz w:val="20"/>
    </w:rPr>
  </w:style>
  <w:style w:type="paragraph" w:styleId="TOC4">
    <w:name w:val="toc 4"/>
    <w:basedOn w:val="Normal"/>
    <w:next w:val="Normal"/>
    <w:autoRedefine/>
    <w:uiPriority w:val="39"/>
    <w:rsid w:val="009C1685"/>
    <w:pPr>
      <w:spacing w:after="100"/>
      <w:ind w:left="720"/>
    </w:pPr>
  </w:style>
  <w:style w:type="paragraph" w:styleId="TOCHeading">
    <w:name w:val="TOC Heading"/>
    <w:next w:val="Normal"/>
    <w:uiPriority w:val="39"/>
    <w:qFormat/>
    <w:rsid w:val="00431A07"/>
    <w:pPr>
      <w:spacing w:before="480" w:after="360" w:line="360" w:lineRule="atLeast"/>
      <w:jc w:val="center"/>
    </w:pPr>
    <w:rPr>
      <w:rFonts w:ascii="Arial Bold" w:eastAsiaTheme="majorEastAsia" w:hAnsi="Arial Bold" w:cs="Times New Roman"/>
      <w:b/>
      <w:bCs/>
      <w:caps/>
      <w:kern w:val="0"/>
      <w:sz w:val="36"/>
      <w:szCs w:val="28"/>
      <w14:ligatures w14:val="none"/>
    </w:rPr>
  </w:style>
  <w:style w:type="character" w:customStyle="1" w:styleId="ui-provider">
    <w:name w:val="ui-provider"/>
    <w:basedOn w:val="DefaultParagraphFont"/>
    <w:semiHidden/>
    <w:rsid w:val="009C1685"/>
  </w:style>
  <w:style w:type="character" w:styleId="UnresolvedMention">
    <w:name w:val="Unresolved Mention"/>
    <w:basedOn w:val="DefaultParagraphFont"/>
    <w:uiPriority w:val="99"/>
    <w:semiHidden/>
    <w:rsid w:val="009C168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7261E8"/>
    <w:pPr>
      <w:numPr>
        <w:ilvl w:val="1"/>
      </w:numPr>
      <w:autoSpaceDE w:val="0"/>
      <w:autoSpaceDN w:val="0"/>
      <w:adjustRightInd w:val="0"/>
      <w:spacing w:line="200" w:lineRule="atLeast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E212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7261E8"/>
    <w:pPr>
      <w:autoSpaceDE w:val="0"/>
      <w:autoSpaceDN w:val="0"/>
      <w:adjustRightInd w:val="0"/>
      <w:spacing w:before="160" w:line="200" w:lineRule="atLeast"/>
      <w:jc w:val="center"/>
    </w:pPr>
    <w:rPr>
      <w:rFonts w:eastAsia="Times New Roman" w:cs="Arial"/>
      <w:i/>
      <w:iCs/>
      <w:color w:val="404040" w:themeColor="text1" w:themeTint="BF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E2124"/>
    <w:rPr>
      <w:rFonts w:ascii="Arial" w:hAnsi="Arial" w:cs="Arial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726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 w:val="0"/>
      <w:autoSpaceDN w:val="0"/>
      <w:adjustRightInd w:val="0"/>
      <w:spacing w:before="360" w:after="360" w:line="200" w:lineRule="atLeast"/>
      <w:ind w:left="864" w:right="864"/>
      <w:jc w:val="center"/>
    </w:pPr>
    <w:rPr>
      <w:rFonts w:eastAsia="Times New Roman" w:cs="Arial"/>
      <w:i/>
      <w:iCs/>
      <w:color w:val="0F4761" w:themeColor="accent1" w:themeShade="BF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E2124"/>
    <w:rPr>
      <w:rFonts w:ascii="Arial" w:hAnsi="Arial" w:cs="Arial"/>
      <w:i/>
      <w:iCs/>
      <w:color w:val="0F4761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semiHidden/>
    <w:qFormat/>
    <w:rsid w:val="007261E8"/>
    <w:rPr>
      <w:b/>
      <w:bCs/>
      <w:smallCaps/>
      <w:color w:val="0F4761" w:themeColor="accent1" w:themeShade="BF"/>
      <w:spacing w:val="5"/>
    </w:rPr>
  </w:style>
  <w:style w:type="paragraph" w:customStyle="1" w:styleId="CoverReportName">
    <w:name w:val="Cover_Report Name"/>
    <w:basedOn w:val="Normal"/>
    <w:semiHidden/>
    <w:qFormat/>
    <w:rsid w:val="009C1685"/>
    <w:pPr>
      <w:spacing w:before="120" w:after="120" w:line="240" w:lineRule="atLeast"/>
    </w:pPr>
    <w:rPr>
      <w:rFonts w:cs="Arial"/>
      <w:b/>
      <w:sz w:val="48"/>
      <w:szCs w:val="48"/>
    </w:rPr>
  </w:style>
  <w:style w:type="table" w:styleId="GridTable4-Accent3">
    <w:name w:val="Grid Table 4 Accent 3"/>
    <w:basedOn w:val="TableNormal"/>
    <w:uiPriority w:val="49"/>
    <w:rsid w:val="009C1685"/>
    <w:pPr>
      <w:spacing w:after="0" w:line="240" w:lineRule="auto"/>
    </w:pPr>
    <w:rPr>
      <w:rFonts w:eastAsiaTheme="minorHAnsi"/>
      <w:kern w:val="0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4-Accent31">
    <w:name w:val="Grid Table 4 - Accent 31"/>
    <w:basedOn w:val="TableNormal"/>
    <w:next w:val="GridTable4-Accent3"/>
    <w:uiPriority w:val="49"/>
    <w:rsid w:val="009C1685"/>
    <w:pPr>
      <w:spacing w:after="0" w:line="240" w:lineRule="auto"/>
    </w:pPr>
    <w:rPr>
      <w:rFonts w:eastAsiaTheme="minorHAnsi"/>
      <w:kern w:val="0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customStyle="1" w:styleId="MMCAppendixHeading1">
    <w:name w:val="MMC_Appendix Heading 1"/>
    <w:basedOn w:val="Heading1"/>
    <w:qFormat/>
    <w:rsid w:val="009C1685"/>
    <w:pPr>
      <w:numPr>
        <w:numId w:val="0"/>
      </w:numPr>
    </w:pPr>
  </w:style>
  <w:style w:type="paragraph" w:customStyle="1" w:styleId="MMCbulletstep1a1">
    <w:name w:val="MMC_bullet_step_1_a_1"/>
    <w:basedOn w:val="MMCbulletstep1a"/>
    <w:qFormat/>
    <w:rsid w:val="009C1685"/>
    <w:pPr>
      <w:numPr>
        <w:numId w:val="20"/>
      </w:numPr>
    </w:pPr>
  </w:style>
  <w:style w:type="paragraph" w:customStyle="1" w:styleId="MMCbulletstep1a1a">
    <w:name w:val="MMC_bullet_step_1_a_1_a"/>
    <w:basedOn w:val="MMCbulletstep1a1"/>
    <w:qFormat/>
    <w:rsid w:val="009C1685"/>
    <w:pPr>
      <w:numPr>
        <w:numId w:val="21"/>
      </w:numPr>
    </w:pPr>
  </w:style>
  <w:style w:type="paragraph" w:customStyle="1" w:styleId="MMCbulletstep1a1a1">
    <w:name w:val="MMC_bullet_step_1_a_1_a_1"/>
    <w:basedOn w:val="MMCbulletstep1a1a"/>
    <w:qFormat/>
    <w:rsid w:val="009C1685"/>
    <w:pPr>
      <w:numPr>
        <w:numId w:val="22"/>
      </w:numPr>
    </w:pPr>
  </w:style>
  <w:style w:type="paragraph" w:customStyle="1" w:styleId="MMCCoverSiteName">
    <w:name w:val="MMC_Cover_Site Name"/>
    <w:basedOn w:val="Normal"/>
    <w:qFormat/>
    <w:rsid w:val="009C1685"/>
    <w:pPr>
      <w:spacing w:before="480" w:after="120" w:line="240" w:lineRule="atLeast"/>
    </w:pPr>
    <w:rPr>
      <w:rFonts w:cs="Arial"/>
      <w:b/>
      <w:sz w:val="72"/>
      <w:szCs w:val="72"/>
    </w:rPr>
  </w:style>
  <w:style w:type="paragraph" w:customStyle="1" w:styleId="MMCNumberedHead">
    <w:name w:val="MMC_Numbered_Head"/>
    <w:basedOn w:val="Heading3"/>
    <w:qFormat/>
    <w:rsid w:val="009C1685"/>
    <w:pPr>
      <w:numPr>
        <w:ilvl w:val="0"/>
        <w:numId w:val="23"/>
      </w:numPr>
    </w:pPr>
    <w:rPr>
      <w:rFonts w:eastAsia="Times New Roman"/>
    </w:rPr>
  </w:style>
  <w:style w:type="character" w:styleId="SubtleEmphasis">
    <w:name w:val="Subtle Emphasis"/>
    <w:basedOn w:val="DefaultParagraphFont"/>
    <w:uiPriority w:val="19"/>
    <w:semiHidden/>
    <w:qFormat/>
    <w:rsid w:val="009C1685"/>
    <w:rPr>
      <w:i/>
      <w:iCs/>
      <w:color w:val="404040" w:themeColor="text1" w:themeTint="BF"/>
    </w:rPr>
  </w:style>
  <w:style w:type="table" w:customStyle="1" w:styleId="TableGrid1">
    <w:name w:val="Table Grid1"/>
    <w:basedOn w:val="TableNormal"/>
    <w:next w:val="TableGrid"/>
    <w:uiPriority w:val="39"/>
    <w:rsid w:val="009C1685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9C1685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">
    <w:name w:val="Tables"/>
    <w:basedOn w:val="Normal"/>
    <w:semiHidden/>
    <w:qFormat/>
    <w:rsid w:val="009C1685"/>
    <w:pPr>
      <w:spacing w:after="120"/>
      <w:ind w:left="360" w:hanging="360"/>
      <w:jc w:val="center"/>
    </w:pPr>
    <w:rPr>
      <w:rFonts w:ascii="Times New Roman" w:hAnsi="Times New Roman"/>
      <w:b/>
      <w:i/>
    </w:rPr>
  </w:style>
  <w:style w:type="paragraph" w:styleId="TOC5">
    <w:name w:val="toc 5"/>
    <w:basedOn w:val="Normal"/>
    <w:next w:val="Normal"/>
    <w:autoRedefine/>
    <w:uiPriority w:val="39"/>
    <w:rsid w:val="009C1685"/>
    <w:pPr>
      <w:spacing w:after="100" w:line="278" w:lineRule="auto"/>
      <w:ind w:left="96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rsid w:val="009C1685"/>
    <w:pPr>
      <w:spacing w:after="100" w:line="278" w:lineRule="auto"/>
      <w:ind w:left="120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rsid w:val="009C1685"/>
    <w:pPr>
      <w:spacing w:after="100" w:line="278" w:lineRule="auto"/>
      <w:ind w:left="144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rsid w:val="009C1685"/>
    <w:pPr>
      <w:spacing w:after="100" w:line="278" w:lineRule="auto"/>
      <w:ind w:left="168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rsid w:val="009C1685"/>
    <w:pPr>
      <w:spacing w:after="100" w:line="278" w:lineRule="auto"/>
      <w:ind w:left="192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Revision">
    <w:name w:val="Revision"/>
    <w:hidden/>
    <w:uiPriority w:val="99"/>
    <w:semiHidden/>
    <w:rsid w:val="00D53F62"/>
    <w:pPr>
      <w:spacing w:after="0" w:line="240" w:lineRule="auto"/>
    </w:pPr>
    <w:rPr>
      <w:rFonts w:ascii="Arial" w:eastAsiaTheme="minorHAnsi" w:hAnsi="Arial"/>
      <w:kern w:val="0"/>
      <w:sz w:val="24"/>
      <w14:ligatures w14:val="none"/>
    </w:rPr>
  </w:style>
  <w:style w:type="paragraph" w:customStyle="1" w:styleId="ApprovalHeading1">
    <w:name w:val="Approval_Heading_1"/>
    <w:basedOn w:val="Heading1"/>
    <w:qFormat/>
    <w:rsid w:val="00DE2124"/>
    <w:pPr>
      <w:numPr>
        <w:numId w:val="0"/>
      </w:numPr>
      <w:ind w:left="864"/>
    </w:pPr>
    <w:rPr>
      <w:caps w:val="0"/>
    </w:rPr>
  </w:style>
  <w:style w:type="paragraph" w:customStyle="1" w:styleId="ApprovalHeading2">
    <w:name w:val="Approval_Heading_2"/>
    <w:basedOn w:val="Heading2"/>
    <w:qFormat/>
    <w:rsid w:val="00DE2124"/>
    <w:pPr>
      <w:ind w:left="576" w:hanging="576"/>
    </w:pPr>
    <w:rPr>
      <w:rFonts w:eastAsia="Calibri"/>
      <w:iCs w:val="0"/>
      <w: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2.jpeg"/><Relationship Id="rId25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customXml" Target="../customXml/item2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6B7987C1E65407387DBF693FA55A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429516-A5CF-4775-9555-E40CE573E452}"/>
      </w:docPartPr>
      <w:docPartBody>
        <w:p w:rsidR="00A13333" w:rsidRDefault="00594BBD" w:rsidP="00594BBD">
          <w:pPr>
            <w:pStyle w:val="F6B7987C1E65407387DBF693FA55A0EF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F1EB7AF3605A406D9243F270B277BC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207D86-F954-4A6E-BE93-4BEB8ED4CC4F}"/>
      </w:docPartPr>
      <w:docPartBody>
        <w:p w:rsidR="00A13333" w:rsidRDefault="00594BBD" w:rsidP="00594BBD">
          <w:pPr>
            <w:pStyle w:val="F1EB7AF3605A406D9243F270B277BC77"/>
          </w:pPr>
          <w:r w:rsidRPr="00943600">
            <w:rPr>
              <w:rStyle w:val="PlaceholderText"/>
            </w:rPr>
            <w:t>[Category]</w:t>
          </w:r>
        </w:p>
      </w:docPartBody>
    </w:docPart>
    <w:docPart>
      <w:docPartPr>
        <w:name w:val="851D6418A1684600881DB2A708906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25AE7C-488C-4EF9-B1DE-0B14BA6F6A4B}"/>
      </w:docPartPr>
      <w:docPartBody>
        <w:p w:rsidR="00A13333" w:rsidRDefault="00594BBD" w:rsidP="00594BBD">
          <w:pPr>
            <w:pStyle w:val="851D6418A1684600881DB2A708906B57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A13B0B65BE6F413AB4B43F5AE8053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6573B9-CE10-4954-98E0-A236AA98C3DB}"/>
      </w:docPartPr>
      <w:docPartBody>
        <w:p w:rsidR="00A13333" w:rsidRDefault="00594BBD" w:rsidP="00594BBD">
          <w:pPr>
            <w:pStyle w:val="A13B0B65BE6F413AB4B43F5AE8053426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14793423E4CB4D2DBADE94BC459A1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90E5CB-9AB9-4CD8-B81C-DFA90C0F5E03}"/>
      </w:docPartPr>
      <w:docPartBody>
        <w:p w:rsidR="00A13333" w:rsidRDefault="00594BBD"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61DB46CC16A0475A977F80F5A13AE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6AAFAC-2BD6-4EA3-B63E-3EAC03538435}"/>
      </w:docPartPr>
      <w:docPartBody>
        <w:p w:rsidR="00A13333" w:rsidRDefault="00594BBD"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D22C2BA21A574DCAA6552005306BB8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2AEAF2-EB1F-405E-BF8C-F85D54E96C01}"/>
      </w:docPartPr>
      <w:docPartBody>
        <w:p w:rsidR="00A13333" w:rsidRDefault="00594BBD">
          <w:r w:rsidRPr="00295163">
            <w:rPr>
              <w:rStyle w:val="PlaceholderText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oanna MT">
    <w:altName w:val="Century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E94"/>
    <w:rsid w:val="00020124"/>
    <w:rsid w:val="00082FB1"/>
    <w:rsid w:val="000B213A"/>
    <w:rsid w:val="00115669"/>
    <w:rsid w:val="00126EA4"/>
    <w:rsid w:val="00290E94"/>
    <w:rsid w:val="0029444F"/>
    <w:rsid w:val="00307E13"/>
    <w:rsid w:val="005203A6"/>
    <w:rsid w:val="00594BBD"/>
    <w:rsid w:val="005B196A"/>
    <w:rsid w:val="006000E2"/>
    <w:rsid w:val="00775719"/>
    <w:rsid w:val="007F47E8"/>
    <w:rsid w:val="0091469E"/>
    <w:rsid w:val="009C23B7"/>
    <w:rsid w:val="00A13333"/>
    <w:rsid w:val="00A3396D"/>
    <w:rsid w:val="00A76506"/>
    <w:rsid w:val="00BF4863"/>
    <w:rsid w:val="00C80920"/>
    <w:rsid w:val="00CB7C20"/>
    <w:rsid w:val="00D2575E"/>
    <w:rsid w:val="00E21CAF"/>
    <w:rsid w:val="00E56D65"/>
    <w:rsid w:val="00EA00D4"/>
    <w:rsid w:val="00FC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94BBD"/>
    <w:rPr>
      <w:color w:val="808080"/>
    </w:rPr>
  </w:style>
  <w:style w:type="paragraph" w:customStyle="1" w:styleId="F6B7987C1E65407387DBF693FA55A0EF">
    <w:name w:val="F6B7987C1E65407387DBF693FA55A0EF"/>
    <w:rsid w:val="00594BBD"/>
  </w:style>
  <w:style w:type="paragraph" w:customStyle="1" w:styleId="F1EB7AF3605A406D9243F270B277BC77">
    <w:name w:val="F1EB7AF3605A406D9243F270B277BC77"/>
    <w:rsid w:val="00594BBD"/>
  </w:style>
  <w:style w:type="paragraph" w:customStyle="1" w:styleId="851D6418A1684600881DB2A708906B57">
    <w:name w:val="851D6418A1684600881DB2A708906B57"/>
    <w:rsid w:val="00594BBD"/>
  </w:style>
  <w:style w:type="paragraph" w:customStyle="1" w:styleId="A13B0B65BE6F413AB4B43F5AE8053426">
    <w:name w:val="A13B0B65BE6F413AB4B43F5AE8053426"/>
    <w:rsid w:val="00594B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A5405CC2BBCB48A894AB30A3483139" ma:contentTypeVersion="12" ma:contentTypeDescription="Create a new document." ma:contentTypeScope="" ma:versionID="8b684357097cd5eb1906c62af2f8fdba">
  <xsd:schema xmlns:xsd="http://www.w3.org/2001/XMLSchema" xmlns:xs="http://www.w3.org/2001/XMLSchema" xmlns:p="http://schemas.microsoft.com/office/2006/metadata/properties" xmlns:ns2="1aa4b579-0a14-417f-a257-c1c41b3260dc" xmlns:ns3="8bfcebdd-0af9-4de8-86bc-ee08f5a3ccb0" targetNamespace="http://schemas.microsoft.com/office/2006/metadata/properties" ma:root="true" ma:fieldsID="79b3752881ca266d6a05a57fa31c66dd" ns2:_="" ns3:_="">
    <xsd:import namespace="1aa4b579-0a14-417f-a257-c1c41b3260dc"/>
    <xsd:import namespace="8bfcebdd-0af9-4de8-86bc-ee08f5a3cc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4b579-0a14-417f-a257-c1c41b3260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e6c1609-49e0-4fdc-8f5b-8b798a9691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fcebdd-0af9-4de8-86bc-ee08f5a3cc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4c757c-5459-4f8a-9493-f9f67ab2f81f}" ma:internalName="TaxCatchAll" ma:showField="CatchAllData" ma:web="8bfcebdd-0af9-4de8-86bc-ee08f5a3cc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a4b579-0a14-417f-a257-c1c41b3260dc">
      <Terms xmlns="http://schemas.microsoft.com/office/infopath/2007/PartnerControls"/>
    </lcf76f155ced4ddcb4097134ff3c332f>
    <TaxCatchAll xmlns="8bfcebdd-0af9-4de8-86bc-ee08f5a3ccb0" xsi:nil="true"/>
  </documentManagement>
</p:properties>
</file>

<file path=customXml/itemProps1.xml><?xml version="1.0" encoding="utf-8"?>
<ds:datastoreItem xmlns:ds="http://schemas.openxmlformats.org/officeDocument/2006/customXml" ds:itemID="{6E9AC6DC-48F7-4D2E-8620-5ED9F17071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FA83F9-2703-439F-A2FA-D5C3B8015945}"/>
</file>

<file path=customXml/itemProps3.xml><?xml version="1.0" encoding="utf-8"?>
<ds:datastoreItem xmlns:ds="http://schemas.openxmlformats.org/officeDocument/2006/customXml" ds:itemID="{4E11727D-77EA-4921-A3B5-3F7B31B6B6D6}"/>
</file>

<file path=customXml/itemProps4.xml><?xml version="1.0" encoding="utf-8"?>
<ds:datastoreItem xmlns:ds="http://schemas.openxmlformats.org/officeDocument/2006/customXml" ds:itemID="{FB8065E3-3920-4E6A-9BB9-2819D2DD103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548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2026-10-08T02:43:00Z</dcterms:created>
  <dcterms:modified xsi:type="dcterms:W3CDTF">2026-10-08T02:43:00Z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0x010100B4A5405CC2BBCB48A894AB30A3483139</vt:lpwstr>
  </property>
</Properties>
</file>