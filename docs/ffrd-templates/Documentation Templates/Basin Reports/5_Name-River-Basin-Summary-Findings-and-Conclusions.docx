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88DD" w14:textId="77777777" w:rsidR="00F568E9" w:rsidRDefault="00F568E9" w:rsidP="00F568E9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387AFA8" wp14:editId="276A7FF2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0" b="0"/>
                <wp:wrapNone/>
                <wp:docPr id="1401096678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6AE52" id="Rectangle 3" o:spid="_x0000_s1026" alt="&quot;&quot;" style="position:absolute;margin-left:-71.6pt;margin-top:-71.6pt;width:1in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78DF5B7A" w14:textId="13213036" w:rsidR="00F568E9" w:rsidRPr="005117B5" w:rsidRDefault="005B0FDC" w:rsidP="00F568E9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93F3A6A4FC4D4836AB3185DE2B5796D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5117B5" w:rsidDel="005B0FDC">
              <w:rPr>
                <w:color w:val="00B050"/>
              </w:rPr>
              <w:delText>NAME River Basin</w:delText>
            </w:r>
          </w:del>
        </w:sdtContent>
      </w:sdt>
    </w:p>
    <w:p w14:paraId="2BC54551" w14:textId="31DBCE9A" w:rsidR="00F568E9" w:rsidRDefault="005B0FDC" w:rsidP="00F568E9">
      <w:pPr>
        <w:pStyle w:val="MMCCoverlocation"/>
        <w:ind w:left="378"/>
      </w:pPr>
      <w:sdt>
        <w:sdtPr>
          <w:alias w:val="Category"/>
          <w:tag w:val=""/>
          <w:id w:val="441183368"/>
          <w:placeholder>
            <w:docPart w:val="CCC722EABC6443E4A53970997041FE92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Del="005B0FDC">
              <w:delText>Summary Findings and Conclusions</w:delText>
            </w:r>
          </w:del>
        </w:sdtContent>
      </w:sdt>
    </w:p>
    <w:p w14:paraId="4A0100C7" w14:textId="77777777" w:rsidR="00F568E9" w:rsidRPr="00FC6BE5" w:rsidRDefault="00F568E9" w:rsidP="00F568E9">
      <w:pPr>
        <w:pStyle w:val="MMCbodytext"/>
        <w:spacing w:before="9480"/>
        <w:ind w:left="405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3BBB3E6E" wp14:editId="1956E1CC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0" b="0"/>
                <wp:wrapNone/>
                <wp:docPr id="32932035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F7C33" id="Rectangle 2" o:spid="_x0000_s1026" alt="&quot;&quot;" style="position:absolute;margin-left:-72.75pt;margin-top:186.35pt;width:612pt;height:1in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5210ECD" wp14:editId="50419115">
            <wp:extent cx="4572635" cy="914400"/>
            <wp:effectExtent l="0" t="0" r="0" b="0"/>
            <wp:docPr id="1135211442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1442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C6BE5">
        <w:rPr>
          <w:noProof/>
        </w:rPr>
        <w:br w:type="page"/>
      </w:r>
    </w:p>
    <w:p w14:paraId="5BB1423D" w14:textId="77777777" w:rsidR="007F6C42" w:rsidRDefault="007F6C42" w:rsidP="007F6C42"/>
    <w:p w14:paraId="3A4713F3" w14:textId="77777777" w:rsidR="007F6C42" w:rsidRDefault="007F6C42" w:rsidP="007F6C42">
      <w:pPr>
        <w:pStyle w:val="MMCIntentionallyBlank"/>
      </w:pPr>
      <w:r>
        <w:t>This page is intentionally blank.</w:t>
      </w:r>
    </w:p>
    <w:p w14:paraId="53D5196F" w14:textId="77777777" w:rsidR="007F6C42" w:rsidRDefault="007F6C42" w:rsidP="007F6C42"/>
    <w:p w14:paraId="313D8E18" w14:textId="77777777" w:rsidR="007F6C42" w:rsidRDefault="007F6C42" w:rsidP="007F6C42">
      <w:pPr>
        <w:sectPr w:rsidR="007F6C42" w:rsidSect="008E35E4">
          <w:headerReference w:type="even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056A5E85" w14:textId="25F5D1B6" w:rsidR="00B83E49" w:rsidRPr="00D4663B" w:rsidRDefault="00B83E49" w:rsidP="00D4663B">
      <w:pPr>
        <w:pStyle w:val="MMCbodytext"/>
      </w:pPr>
      <w:bookmarkStart w:id="4" w:name="_Toc193363662"/>
      <w:r>
        <w:lastRenderedPageBreak/>
        <w:t>Signed Data Transmittal Letter</w:t>
      </w:r>
      <w:r>
        <w:br w:type="page"/>
      </w:r>
    </w:p>
    <w:p w14:paraId="1C449027" w14:textId="77777777" w:rsidR="00B83E49" w:rsidRDefault="00B83E49" w:rsidP="00B83E49">
      <w:pPr>
        <w:pStyle w:val="MMCbodytext"/>
      </w:pPr>
    </w:p>
    <w:p w14:paraId="386B01B2" w14:textId="77777777" w:rsidR="00B83E49" w:rsidRDefault="00B83E49" w:rsidP="00B83E49">
      <w:pPr>
        <w:pStyle w:val="MMCbodytext"/>
      </w:pPr>
    </w:p>
    <w:p w14:paraId="7141B606" w14:textId="47A53116" w:rsidR="00B83E49" w:rsidRDefault="00B83E49" w:rsidP="007F6C42">
      <w:pPr>
        <w:pStyle w:val="MMCTOCheaders"/>
        <w:sectPr w:rsidR="00B83E49" w:rsidSect="008E35E4">
          <w:headerReference w:type="default" r:id="rId13"/>
          <w:footerReference w:type="even" r:id="rId14"/>
          <w:footerReference w:type="default" r:id="rId15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2180EF3C" w14:textId="77777777" w:rsidR="007F6C42" w:rsidRDefault="007F6C42" w:rsidP="007F6C42">
      <w:pPr>
        <w:pStyle w:val="MMCTOCheaders"/>
      </w:pPr>
      <w:r>
        <w:lastRenderedPageBreak/>
        <w:t>Contents</w:t>
      </w:r>
      <w:bookmarkEnd w:id="4"/>
    </w:p>
    <w:p w14:paraId="1253EDD3" w14:textId="3CC79519" w:rsidR="002A5EFB" w:rsidRDefault="002A5EF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</w:instrText>
      </w:r>
      <w:r>
        <w:rPr>
          <w:b w:val="0"/>
        </w:rPr>
        <w:fldChar w:fldCharType="separate"/>
      </w:r>
      <w:r>
        <w:t>Content Approval</w:t>
      </w:r>
      <w:r>
        <w:tab/>
      </w:r>
      <w:r>
        <w:fldChar w:fldCharType="begin"/>
      </w:r>
      <w:r>
        <w:instrText xml:space="preserve"> PAGEREF _Toc216784996 \h </w:instrText>
      </w:r>
      <w:r>
        <w:fldChar w:fldCharType="separate"/>
      </w:r>
      <w:r>
        <w:t>vii</w:t>
      </w:r>
      <w:r>
        <w:fldChar w:fldCharType="end"/>
      </w:r>
    </w:p>
    <w:p w14:paraId="38D76B6E" w14:textId="1726D8F0" w:rsidR="002A5EFB" w:rsidRDefault="002A5EF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Project Team Lead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_Toc216784997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vii</w:t>
      </w:r>
      <w:r>
        <w:rPr>
          <w:noProof/>
        </w:rPr>
        <w:fldChar w:fldCharType="end"/>
      </w:r>
    </w:p>
    <w:p w14:paraId="3B412225" w14:textId="356617BD" w:rsidR="002A5EFB" w:rsidRDefault="002A5EF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Future of Flood Risk Data Program Lead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_Toc216784998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vii</w:t>
      </w:r>
      <w:r>
        <w:rPr>
          <w:noProof/>
        </w:rPr>
        <w:fldChar w:fldCharType="end"/>
      </w:r>
    </w:p>
    <w:p w14:paraId="4CC7AE59" w14:textId="2A6F1231" w:rsidR="002A5EFB" w:rsidRDefault="002A5EF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Approval</w:t>
      </w:r>
      <w:r>
        <w:tab/>
      </w:r>
      <w:r>
        <w:fldChar w:fldCharType="begin"/>
      </w:r>
      <w:r>
        <w:instrText xml:space="preserve"> PAGEREF _Toc216784999 \h </w:instrText>
      </w:r>
      <w:r>
        <w:fldChar w:fldCharType="separate"/>
      </w:r>
      <w:r>
        <w:t>ix</w:t>
      </w:r>
      <w:r>
        <w:fldChar w:fldCharType="end"/>
      </w:r>
    </w:p>
    <w:p w14:paraId="23785C0F" w14:textId="4E9258BB" w:rsidR="002A5EFB" w:rsidRDefault="002A5EF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Technical Oversight Group Representative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ix</w:t>
      </w:r>
      <w:r>
        <w:rPr>
          <w:noProof/>
        </w:rPr>
        <w:fldChar w:fldCharType="end"/>
      </w:r>
    </w:p>
    <w:p w14:paraId="5B70691D" w14:textId="3354C131" w:rsidR="002A5EFB" w:rsidRDefault="002A5EF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Executive Summary</w:t>
      </w:r>
      <w:r>
        <w:tab/>
      </w:r>
      <w:r>
        <w:fldChar w:fldCharType="begin"/>
      </w:r>
      <w:r>
        <w:instrText xml:space="preserve"> PAGEREF _Toc216785001 \h </w:instrText>
      </w:r>
      <w:r>
        <w:fldChar w:fldCharType="separate"/>
      </w:r>
      <w:r>
        <w:t>1</w:t>
      </w:r>
      <w:r>
        <w:fldChar w:fldCharType="end"/>
      </w:r>
    </w:p>
    <w:p w14:paraId="330C72CC" w14:textId="21FCC6D2" w:rsidR="00D4663B" w:rsidRDefault="002A5EFB" w:rsidP="007F6C42">
      <w:pPr>
        <w:spacing w:line="259" w:lineRule="auto"/>
        <w:rPr>
          <w:b/>
          <w:noProof/>
          <w:sz w:val="20"/>
        </w:rPr>
      </w:pPr>
      <w:r>
        <w:rPr>
          <w:b/>
          <w:noProof/>
          <w:sz w:val="20"/>
        </w:rPr>
        <w:fldChar w:fldCharType="end"/>
      </w:r>
    </w:p>
    <w:p w14:paraId="337D39DC" w14:textId="7FCB3DBD" w:rsidR="007F6C42" w:rsidRDefault="007F6C42" w:rsidP="007F6C42">
      <w:pPr>
        <w:spacing w:line="259" w:lineRule="auto"/>
      </w:pPr>
      <w:r>
        <w:br w:type="page"/>
      </w:r>
    </w:p>
    <w:p w14:paraId="662179DF" w14:textId="77777777" w:rsidR="007F6C42" w:rsidRDefault="007F6C42" w:rsidP="007F6C42">
      <w:pPr>
        <w:pStyle w:val="MMCTOCheaders"/>
      </w:pPr>
      <w:r>
        <w:lastRenderedPageBreak/>
        <w:t>List of Figures</w:t>
      </w:r>
    </w:p>
    <w:p w14:paraId="789D8A84" w14:textId="7C1418FC" w:rsidR="002A5EFB" w:rsidRDefault="002A5EFB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"Figure" </w:instrText>
      </w:r>
      <w:r>
        <w:fldChar w:fldCharType="separate"/>
      </w:r>
      <w:r>
        <w:rPr>
          <w:noProof/>
        </w:rPr>
        <w:t>Figure 0.1. Example Caption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D4D4EC2" w14:textId="4ED7D6C0" w:rsidR="007F6C42" w:rsidRDefault="002A5EFB" w:rsidP="007F6C42">
      <w:pPr>
        <w:pStyle w:val="TOC2"/>
      </w:pPr>
      <w:r>
        <w:fldChar w:fldCharType="end"/>
      </w:r>
    </w:p>
    <w:p w14:paraId="05905289" w14:textId="77777777" w:rsidR="007F6C42" w:rsidRPr="00C31354" w:rsidRDefault="007F6C42" w:rsidP="007F6C42">
      <w:pPr>
        <w:pStyle w:val="MMCTOCheaders"/>
      </w:pPr>
      <w:r>
        <w:t>List of Tables</w:t>
      </w:r>
    </w:p>
    <w:p w14:paraId="0DCE0A64" w14:textId="36675035" w:rsidR="002A5EFB" w:rsidRDefault="002A5EFB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"Table" </w:instrText>
      </w:r>
      <w:r>
        <w:fldChar w:fldCharType="separate"/>
      </w:r>
      <w:r>
        <w:rPr>
          <w:noProof/>
        </w:rPr>
        <w:t>Table 0.1. Example Caption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CBB156F" w14:textId="347165E3" w:rsidR="007F6C42" w:rsidRDefault="002A5EFB" w:rsidP="007F6C42">
      <w:r>
        <w:fldChar w:fldCharType="end"/>
      </w:r>
    </w:p>
    <w:p w14:paraId="3FA508EC" w14:textId="77777777" w:rsidR="002A5EFB" w:rsidRPr="00C932AA" w:rsidRDefault="002A5EFB" w:rsidP="007F6C42"/>
    <w:p w14:paraId="18ED4EE2" w14:textId="77777777" w:rsidR="006311BD" w:rsidRDefault="006311BD" w:rsidP="007F6C42">
      <w:pPr>
        <w:pStyle w:val="TOC2"/>
        <w:sectPr w:rsidR="006311BD" w:rsidSect="002A5EFB">
          <w:headerReference w:type="default" r:id="rId16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64E65F61" w14:textId="2BEC236F" w:rsidR="006311BD" w:rsidRDefault="006B796E" w:rsidP="008E35E4">
      <w:pPr>
        <w:pStyle w:val="ApprovalHeading1"/>
        <w:numPr>
          <w:ilvl w:val="0"/>
          <w:numId w:val="0"/>
        </w:numPr>
        <w:ind w:left="864"/>
      </w:pPr>
      <w:bookmarkStart w:id="9" w:name="_Toc193791192"/>
      <w:bookmarkStart w:id="10" w:name="_Toc193791273"/>
      <w:bookmarkStart w:id="11" w:name="_Toc193793299"/>
      <w:bookmarkStart w:id="12" w:name="_Toc216784996"/>
      <w:r>
        <w:lastRenderedPageBreak/>
        <w:t xml:space="preserve">Content </w:t>
      </w:r>
      <w:r w:rsidR="006311BD">
        <w:t>Approval</w:t>
      </w:r>
      <w:bookmarkEnd w:id="9"/>
      <w:bookmarkEnd w:id="10"/>
      <w:bookmarkEnd w:id="11"/>
      <w:bookmarkEnd w:id="12"/>
    </w:p>
    <w:p w14:paraId="7E5FF1AA" w14:textId="77777777" w:rsidR="00651336" w:rsidRDefault="00651336" w:rsidP="00651336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41C71293" w14:textId="77777777" w:rsidR="00651336" w:rsidRDefault="00651336" w:rsidP="008E35E4">
      <w:pPr>
        <w:pStyle w:val="ApprovalHeading2"/>
        <w:numPr>
          <w:ilvl w:val="0"/>
          <w:numId w:val="0"/>
        </w:numPr>
      </w:pPr>
      <w:bookmarkStart w:id="13" w:name="_Toc203116581"/>
      <w:bookmarkStart w:id="14" w:name="_Toc203123722"/>
      <w:bookmarkStart w:id="15" w:name="_Toc216784997"/>
      <w:r>
        <w:t>Project Team Lead</w:t>
      </w:r>
      <w:bookmarkEnd w:id="13"/>
      <w:bookmarkEnd w:id="14"/>
      <w:bookmarkEnd w:id="15"/>
    </w:p>
    <w:p w14:paraId="0D206926" w14:textId="77777777" w:rsidR="00651336" w:rsidRPr="0013538E" w:rsidRDefault="00651336" w:rsidP="00651336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2F6E7ED1" w14:textId="77777777" w:rsidR="00651336" w:rsidRDefault="00651336" w:rsidP="008E35E4">
      <w:pPr>
        <w:pStyle w:val="ApprovalHeading2"/>
        <w:numPr>
          <w:ilvl w:val="0"/>
          <w:numId w:val="0"/>
        </w:numPr>
      </w:pPr>
      <w:bookmarkStart w:id="16" w:name="_Toc203116582"/>
      <w:bookmarkStart w:id="17" w:name="_Toc203123723"/>
      <w:bookmarkStart w:id="18" w:name="_Toc216784998"/>
      <w:r>
        <w:t>Future of Flood Risk Data Program Lead</w:t>
      </w:r>
      <w:bookmarkEnd w:id="16"/>
      <w:bookmarkEnd w:id="17"/>
      <w:bookmarkEnd w:id="18"/>
    </w:p>
    <w:p w14:paraId="3D03F19E" w14:textId="77777777" w:rsidR="00651336" w:rsidRPr="008B75C7" w:rsidRDefault="00651336" w:rsidP="00651336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5170D062" w14:textId="77777777" w:rsidR="00DD1C6A" w:rsidRDefault="00DD1C6A" w:rsidP="00DD1C6A">
      <w:pPr>
        <w:pStyle w:val="MMCbodytext"/>
      </w:pPr>
      <w:bookmarkStart w:id="19" w:name="_Toc193791195"/>
      <w:bookmarkStart w:id="20" w:name="_Toc193791276"/>
      <w:bookmarkStart w:id="21" w:name="_Toc193793302"/>
    </w:p>
    <w:p w14:paraId="6FF73097" w14:textId="77777777" w:rsidR="00DD1C6A" w:rsidRPr="00F74B51" w:rsidRDefault="00DD1C6A" w:rsidP="00DD1C6A">
      <w:pPr>
        <w:pStyle w:val="MMCIntentionallyBlank"/>
        <w:rPr>
          <w:rFonts w:eastAsiaTheme="majorEastAsia"/>
          <w:bCs w:val="0"/>
        </w:rPr>
      </w:pPr>
      <w:r w:rsidRPr="008B4802">
        <w:t>This page is intentionally blank.</w:t>
      </w:r>
      <w:r w:rsidRPr="008B4802">
        <w:br w:type="page"/>
      </w:r>
    </w:p>
    <w:p w14:paraId="65C20407" w14:textId="68AF201C" w:rsidR="006B796E" w:rsidRDefault="006B796E" w:rsidP="008E35E4">
      <w:pPr>
        <w:pStyle w:val="ApprovalHeading1"/>
        <w:numPr>
          <w:ilvl w:val="0"/>
          <w:numId w:val="0"/>
        </w:numPr>
        <w:ind w:left="864"/>
      </w:pPr>
      <w:bookmarkStart w:id="22" w:name="_Toc216784999"/>
      <w:r>
        <w:lastRenderedPageBreak/>
        <w:t>Approval</w:t>
      </w:r>
      <w:bookmarkEnd w:id="19"/>
      <w:bookmarkEnd w:id="20"/>
      <w:bookmarkEnd w:id="21"/>
      <w:bookmarkEnd w:id="22"/>
    </w:p>
    <w:p w14:paraId="488F2E20" w14:textId="3EC19527" w:rsidR="00E63E33" w:rsidRDefault="00901D11" w:rsidP="0049715B">
      <w:pPr>
        <w:pStyle w:val="MMCbodytext"/>
        <w:spacing w:before="720"/>
        <w:rPr>
          <w:rFonts w:eastAsia="Calibri"/>
        </w:rPr>
      </w:pPr>
      <w:bookmarkStart w:id="23" w:name="_Toc193791196"/>
      <w:bookmarkStart w:id="24" w:name="_Toc193791277"/>
      <w:bookmarkStart w:id="25" w:name="_Toc193793303"/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</w:t>
      </w:r>
      <w:r w:rsidR="00D71090">
        <w:rPr>
          <w:rFonts w:eastAsia="Calibri"/>
        </w:rPr>
        <w:t xml:space="preserve">, and data has been fully </w:t>
      </w:r>
      <w:r w:rsidR="000C0821">
        <w:rPr>
          <w:rFonts w:eastAsia="Calibri"/>
        </w:rPr>
        <w:t xml:space="preserve">documented and </w:t>
      </w:r>
      <w:r w:rsidR="00D71090">
        <w:rPr>
          <w:rFonts w:eastAsia="Calibri"/>
        </w:rPr>
        <w:t>disseminated.</w:t>
      </w:r>
    </w:p>
    <w:p w14:paraId="6936B7B5" w14:textId="77777777" w:rsidR="005C451F" w:rsidRPr="002A5EFB" w:rsidRDefault="005C451F" w:rsidP="008E35E4">
      <w:pPr>
        <w:pStyle w:val="ApprovalHeading2"/>
        <w:numPr>
          <w:ilvl w:val="0"/>
          <w:numId w:val="0"/>
        </w:numPr>
        <w:spacing w:before="2640"/>
        <w:ind w:left="576" w:hanging="576"/>
      </w:pPr>
      <w:bookmarkStart w:id="26" w:name="_Toc193789865"/>
      <w:bookmarkStart w:id="27" w:name="_Toc203123725"/>
      <w:bookmarkStart w:id="28" w:name="_Toc216785000"/>
      <w:bookmarkEnd w:id="23"/>
      <w:bookmarkEnd w:id="24"/>
      <w:bookmarkEnd w:id="25"/>
      <w:r w:rsidRPr="002A5EFB">
        <w:t>Technical Oversight Group Representative</w:t>
      </w:r>
      <w:bookmarkEnd w:id="26"/>
      <w:bookmarkEnd w:id="27"/>
      <w:bookmarkEnd w:id="28"/>
    </w:p>
    <w:p w14:paraId="7332854D" w14:textId="77777777" w:rsidR="005C451F" w:rsidRPr="008B75C7" w:rsidRDefault="005C451F" w:rsidP="005C451F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188E5B1D" w14:textId="77777777" w:rsidR="006653E1" w:rsidRDefault="006653E1" w:rsidP="006653E1">
      <w:pPr>
        <w:pStyle w:val="MMCbodytext"/>
      </w:pPr>
      <w:bookmarkStart w:id="29" w:name="_Toc193363663"/>
      <w:bookmarkStart w:id="30" w:name="_Toc193791197"/>
      <w:bookmarkStart w:id="31" w:name="_Toc193791278"/>
      <w:bookmarkStart w:id="32" w:name="_Toc193793304"/>
      <w:bookmarkStart w:id="33" w:name="_Toc196919093"/>
      <w:bookmarkEnd w:id="29"/>
      <w:bookmarkEnd w:id="30"/>
      <w:bookmarkEnd w:id="31"/>
      <w:bookmarkEnd w:id="32"/>
      <w:bookmarkEnd w:id="33"/>
    </w:p>
    <w:p w14:paraId="284A24E8" w14:textId="77777777" w:rsidR="006653E1" w:rsidRDefault="006653E1" w:rsidP="006653E1">
      <w:pPr>
        <w:pStyle w:val="MMCIntentionallyBlank"/>
      </w:pPr>
      <w:r w:rsidRPr="006D775A">
        <w:t>THIS PAGE IS INTENTIONALLY BLANK.</w:t>
      </w:r>
    </w:p>
    <w:p w14:paraId="3F768E31" w14:textId="77777777" w:rsidR="006653E1" w:rsidRPr="00CD4C52" w:rsidRDefault="006653E1" w:rsidP="006653E1">
      <w:pPr>
        <w:pStyle w:val="MMCIntentionallyBlank"/>
        <w:sectPr w:rsidR="006653E1" w:rsidRPr="00CD4C52" w:rsidSect="008E35E4">
          <w:headerReference w:type="default" r:id="rId17"/>
          <w:footerReference w:type="even" r:id="rId18"/>
          <w:footerReference w:type="default" r:id="rId19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0B35B635" w14:textId="78E29BC0" w:rsidR="007F6C42" w:rsidRPr="006653E1" w:rsidRDefault="00B83E49" w:rsidP="008E35E4">
      <w:pPr>
        <w:pStyle w:val="Heading1"/>
        <w:numPr>
          <w:ilvl w:val="0"/>
          <w:numId w:val="0"/>
        </w:numPr>
        <w:ind w:left="864"/>
      </w:pPr>
      <w:bookmarkStart w:id="36" w:name="_Toc193791198"/>
      <w:bookmarkStart w:id="37" w:name="_Toc193791279"/>
      <w:bookmarkStart w:id="38" w:name="_Toc193793305"/>
      <w:bookmarkStart w:id="39" w:name="_Toc216785001"/>
      <w:r w:rsidRPr="006653E1">
        <w:lastRenderedPageBreak/>
        <w:t>Executive Summary</w:t>
      </w:r>
      <w:bookmarkEnd w:id="36"/>
      <w:bookmarkEnd w:id="37"/>
      <w:bookmarkEnd w:id="38"/>
      <w:bookmarkEnd w:id="39"/>
    </w:p>
    <w:p w14:paraId="7ABE001F" w14:textId="154A36B5" w:rsidR="00694FCB" w:rsidRDefault="00694FCB" w:rsidP="006653E1">
      <w:pPr>
        <w:pStyle w:val="MMCbodytext"/>
      </w:pPr>
      <w:r>
        <w:t>[</w:t>
      </w:r>
      <w:r w:rsidR="00793ABB" w:rsidRPr="00793ABB">
        <w:t xml:space="preserve">This should be a </w:t>
      </w:r>
      <w:r w:rsidR="006653E1" w:rsidRPr="00793ABB">
        <w:t>5</w:t>
      </w:r>
      <w:r w:rsidR="006653E1">
        <w:t>-to-10-page</w:t>
      </w:r>
      <w:r w:rsidR="00793ABB" w:rsidRPr="00793ABB">
        <w:t xml:space="preserve"> summary of all report content. There should be no new information. Reference should be made to other reports.</w:t>
      </w:r>
      <w:r w:rsidR="00793ABB">
        <w:t>]</w:t>
      </w:r>
    </w:p>
    <w:p w14:paraId="25B88CF0" w14:textId="07340161" w:rsidR="00793ABB" w:rsidRDefault="00C85DE7" w:rsidP="00AA0B87">
      <w:pPr>
        <w:pStyle w:val="MMCbodytext"/>
      </w:pPr>
      <w:r>
        <w:t>[</w:t>
      </w:r>
      <w:r w:rsidR="006653E1">
        <w:t xml:space="preserve">List </w:t>
      </w:r>
      <w:r>
        <w:t>and description of available datasets produced through the conformance phase, also with links for data access]</w:t>
      </w:r>
    </w:p>
    <w:p w14:paraId="4B9AC6BD" w14:textId="12D4DA9E" w:rsidR="00AA0B87" w:rsidRDefault="00AA0B87" w:rsidP="00AA0B87">
      <w:pPr>
        <w:pStyle w:val="MMCtablecaption"/>
      </w:pPr>
      <w:bookmarkStart w:id="40" w:name="_Toc216785080"/>
      <w:r>
        <w:t xml:space="preserve">Table </w:t>
      </w:r>
      <w:fldSimple w:instr=" STYLEREF 1 \s ">
        <w:r w:rsidR="002A5EFB">
          <w:rPr>
            <w:noProof/>
          </w:rPr>
          <w:t>0</w:t>
        </w:r>
      </w:fldSimple>
      <w:r w:rsidR="002A5EFB">
        <w:t>.</w:t>
      </w:r>
      <w:fldSimple w:instr=" SEQ Table \* ARABIC \s 1 ">
        <w:r w:rsidR="002A5EFB">
          <w:rPr>
            <w:noProof/>
          </w:rPr>
          <w:t>1</w:t>
        </w:r>
      </w:fldSimple>
      <w:r>
        <w:t>. Example Caption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0B87" w14:paraId="587FF069" w14:textId="77777777" w:rsidTr="00AA0B87">
        <w:tc>
          <w:tcPr>
            <w:tcW w:w="3116" w:type="dxa"/>
          </w:tcPr>
          <w:p w14:paraId="092C2BFE" w14:textId="6212F7F6" w:rsidR="00AA0B87" w:rsidRDefault="00AA0B87" w:rsidP="00AA0B87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7EA072B5" w14:textId="6E76BE0F" w:rsidR="00AA0B87" w:rsidRDefault="00AA0B87" w:rsidP="00AA0B87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6C5D75E0" w14:textId="4ECFC439" w:rsidR="00AA0B87" w:rsidRDefault="00AA0B87" w:rsidP="00AA0B87">
            <w:pPr>
              <w:pStyle w:val="MMCtablehead"/>
            </w:pPr>
            <w:r>
              <w:t>Head</w:t>
            </w:r>
          </w:p>
        </w:tc>
      </w:tr>
      <w:tr w:rsidR="00AA0B87" w14:paraId="19A9B578" w14:textId="77777777" w:rsidTr="00AA0B87">
        <w:tc>
          <w:tcPr>
            <w:tcW w:w="3116" w:type="dxa"/>
          </w:tcPr>
          <w:p w14:paraId="3F36C47C" w14:textId="233CD990" w:rsidR="00AA0B87" w:rsidRDefault="00AA0B87" w:rsidP="00AA0B87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331CA8CE" w14:textId="67EA369A" w:rsidR="00AA0B87" w:rsidRDefault="00AA0B87" w:rsidP="00AA0B87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6D84C5EB" w14:textId="14B50382" w:rsidR="00AA0B87" w:rsidRDefault="00AA0B87" w:rsidP="00AA0B87">
            <w:pPr>
              <w:pStyle w:val="MMCtabletext"/>
            </w:pPr>
            <w:r>
              <w:t>Text</w:t>
            </w:r>
          </w:p>
        </w:tc>
      </w:tr>
    </w:tbl>
    <w:p w14:paraId="2BD8075D" w14:textId="0AD389F6" w:rsidR="00AA0B87" w:rsidRDefault="00AA0B87" w:rsidP="008E35E4">
      <w:pPr>
        <w:pStyle w:val="MMCfigurecaption"/>
        <w:keepNext/>
      </w:pPr>
      <w:bookmarkStart w:id="41" w:name="_Toc216785059"/>
      <w:r>
        <w:t xml:space="preserve">Figure </w:t>
      </w:r>
      <w:fldSimple w:instr=" STYLEREF 1 \s ">
        <w:r w:rsidR="002A5EFB">
          <w:rPr>
            <w:noProof/>
          </w:rPr>
          <w:t>0</w:t>
        </w:r>
      </w:fldSimple>
      <w:r w:rsidR="002A5EFB">
        <w:t>.</w:t>
      </w:r>
      <w:fldSimple w:instr=" SEQ Figure \* ARABIC \s 1 ">
        <w:r w:rsidR="002A5EFB">
          <w:rPr>
            <w:noProof/>
          </w:rPr>
          <w:t>1</w:t>
        </w:r>
      </w:fldSimple>
      <w:r>
        <w:t>. Example Caption</w:t>
      </w:r>
      <w:bookmarkEnd w:id="41"/>
    </w:p>
    <w:p w14:paraId="0FFCF59F" w14:textId="3C0AC962" w:rsidR="00AA0B87" w:rsidRPr="00694FCB" w:rsidRDefault="00AA0B87" w:rsidP="00AA0B87">
      <w:pPr>
        <w:pStyle w:val="MMCbodytext"/>
      </w:pPr>
      <w:r>
        <w:rPr>
          <w:noProof/>
          <w14:ligatures w14:val="standardContextual"/>
        </w:rPr>
        <w:drawing>
          <wp:inline distT="0" distB="0" distL="0" distR="0" wp14:anchorId="04DC8873" wp14:editId="5BDAE7F8">
            <wp:extent cx="5943600" cy="3838575"/>
            <wp:effectExtent l="19050" t="19050" r="19050" b="28575"/>
            <wp:docPr id="13761435" name="Picture 1" descr="Sforza Castle Milan in aut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35" name="Picture 13761435" descr="Sforza Castle Milan in autumn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A0B87" w:rsidRPr="00694FCB" w:rsidSect="008E35E4">
      <w:headerReference w:type="default" r:id="rId21"/>
      <w:footerReference w:type="default" r:id="rId22"/>
      <w:pgSz w:w="12240" w:h="15840"/>
      <w:pgMar w:top="1440" w:right="1440" w:bottom="1440" w:left="1440" w:header="36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9447" w14:textId="77777777" w:rsidR="00962BB0" w:rsidRDefault="00962BB0" w:rsidP="0048343D">
      <w:pPr>
        <w:spacing w:after="0"/>
      </w:pPr>
      <w:r>
        <w:separator/>
      </w:r>
    </w:p>
  </w:endnote>
  <w:endnote w:type="continuationSeparator" w:id="0">
    <w:p w14:paraId="09697341" w14:textId="77777777" w:rsidR="00962BB0" w:rsidRDefault="00962BB0" w:rsidP="0048343D">
      <w:pPr>
        <w:spacing w:after="0"/>
      </w:pPr>
      <w:r>
        <w:continuationSeparator/>
      </w:r>
    </w:p>
  </w:endnote>
  <w:endnote w:type="continuationNotice" w:id="1">
    <w:p w14:paraId="54AF197F" w14:textId="77777777" w:rsidR="00962BB0" w:rsidRDefault="00962BB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8754719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032892C4" w14:textId="77777777" w:rsidR="0041397A" w:rsidRPr="00925A88" w:rsidRDefault="00205EFA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2859362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11E8D19C" w14:textId="77777777" w:rsidR="0041397A" w:rsidRPr="000C2DD3" w:rsidRDefault="00205EFA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5EFFF" w14:textId="77777777" w:rsidR="0041397A" w:rsidRPr="007A56D1" w:rsidRDefault="00205EFA">
    <w:pPr>
      <w:pStyle w:val="Footer"/>
      <w:rPr>
        <w:color w:val="00B050"/>
        <w:sz w:val="36"/>
        <w:szCs w:val="36"/>
      </w:rPr>
    </w:pPr>
    <w:r w:rsidRPr="007A56D1">
      <w:rPr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9201521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18C0F0CB" w14:textId="77777777" w:rsidR="00D4663B" w:rsidRPr="00925A88" w:rsidRDefault="00D4663B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8122412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0BC0520A" w14:textId="77777777" w:rsidR="00D4663B" w:rsidRPr="000C2DD3" w:rsidRDefault="00D4663B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59892466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5F3B762A" w14:textId="77777777" w:rsidR="006653E1" w:rsidRPr="003F52C1" w:rsidRDefault="006653E1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3F52C1">
          <w:rPr>
            <w:b w:val="0"/>
            <w:bCs/>
            <w:color w:val="auto"/>
            <w:sz w:val="20"/>
            <w:szCs w:val="20"/>
          </w:rPr>
          <w:fldChar w:fldCharType="begin"/>
        </w:r>
        <w:r w:rsidRPr="003F52C1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3F52C1">
          <w:rPr>
            <w:b w:val="0"/>
            <w:bCs/>
            <w:color w:val="auto"/>
            <w:sz w:val="20"/>
            <w:szCs w:val="20"/>
          </w:rPr>
          <w:fldChar w:fldCharType="separate"/>
        </w:r>
        <w:r w:rsidRPr="003F52C1">
          <w:rPr>
            <w:b w:val="0"/>
            <w:bCs/>
            <w:noProof/>
            <w:color w:val="auto"/>
            <w:sz w:val="20"/>
            <w:szCs w:val="20"/>
          </w:rPr>
          <w:t>2</w:t>
        </w:r>
        <w:r w:rsidRPr="003F52C1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137020220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027B17C7" w14:textId="77777777" w:rsidR="006653E1" w:rsidRPr="00E34BAF" w:rsidRDefault="006653E1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E34BAF">
          <w:rPr>
            <w:b w:val="0"/>
            <w:bCs/>
            <w:color w:val="auto"/>
            <w:sz w:val="20"/>
            <w:szCs w:val="20"/>
          </w:rPr>
          <w:fldChar w:fldCharType="begin"/>
        </w:r>
        <w:r w:rsidRPr="00E34BAF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E34BAF">
          <w:rPr>
            <w:b w:val="0"/>
            <w:bCs/>
            <w:color w:val="auto"/>
            <w:sz w:val="20"/>
            <w:szCs w:val="20"/>
          </w:rPr>
          <w:fldChar w:fldCharType="separate"/>
        </w:r>
        <w:r w:rsidRPr="00E34BAF">
          <w:rPr>
            <w:b w:val="0"/>
            <w:bCs/>
            <w:noProof/>
            <w:color w:val="auto"/>
            <w:sz w:val="20"/>
            <w:szCs w:val="20"/>
          </w:rPr>
          <w:t>2</w:t>
        </w:r>
        <w:r w:rsidRPr="00E34BAF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999577589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0F1A3E9E" w14:textId="77777777" w:rsidR="00AA0B87" w:rsidRPr="00E34BAF" w:rsidRDefault="00AA0B87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E34BAF">
          <w:rPr>
            <w:b w:val="0"/>
            <w:bCs/>
            <w:color w:val="auto"/>
            <w:sz w:val="20"/>
            <w:szCs w:val="20"/>
          </w:rPr>
          <w:fldChar w:fldCharType="begin"/>
        </w:r>
        <w:r w:rsidRPr="00E34BAF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E34BAF">
          <w:rPr>
            <w:b w:val="0"/>
            <w:bCs/>
            <w:color w:val="auto"/>
            <w:sz w:val="20"/>
            <w:szCs w:val="20"/>
          </w:rPr>
          <w:fldChar w:fldCharType="separate"/>
        </w:r>
        <w:r w:rsidRPr="00E34BAF">
          <w:rPr>
            <w:b w:val="0"/>
            <w:bCs/>
            <w:noProof/>
            <w:color w:val="auto"/>
            <w:sz w:val="20"/>
            <w:szCs w:val="20"/>
          </w:rPr>
          <w:t>2</w:t>
        </w:r>
        <w:r w:rsidRPr="00E34BAF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459C2" w14:textId="77777777" w:rsidR="00962BB0" w:rsidRDefault="00962BB0" w:rsidP="0048343D">
      <w:pPr>
        <w:spacing w:after="0"/>
      </w:pPr>
      <w:r>
        <w:separator/>
      </w:r>
    </w:p>
  </w:footnote>
  <w:footnote w:type="continuationSeparator" w:id="0">
    <w:p w14:paraId="6E2D2119" w14:textId="77777777" w:rsidR="00962BB0" w:rsidRDefault="00962BB0" w:rsidP="0048343D">
      <w:pPr>
        <w:spacing w:after="0"/>
      </w:pPr>
      <w:r>
        <w:continuationSeparator/>
      </w:r>
    </w:p>
  </w:footnote>
  <w:footnote w:type="continuationNotice" w:id="1">
    <w:p w14:paraId="5B2889AA" w14:textId="77777777" w:rsidR="00962BB0" w:rsidRDefault="00962BB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B9BD" w14:textId="77777777" w:rsidR="00F568E9" w:rsidRPr="001E2C22" w:rsidRDefault="00F568E9" w:rsidP="00F568E9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74946744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E483BBC" w14:textId="0D98C93F" w:rsidR="00F568E9" w:rsidRPr="001E2C22" w:rsidRDefault="005B0FDC" w:rsidP="00F568E9">
        <w:pPr>
          <w:pStyle w:val="Header"/>
          <w:rPr>
            <w:sz w:val="16"/>
            <w:szCs w:val="16"/>
          </w:rPr>
        </w:pPr>
        <w:del w:id="2" w:author="Author">
          <w:r w:rsidDel="005B0FDC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924559705"/>
      <w:placeholder>
        <w:docPart w:val="0550F18E88384B3091C8408F60FADE8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D2A1207" w14:textId="2041BE95" w:rsidR="009F6299" w:rsidRPr="00F568E9" w:rsidRDefault="005B0FDC" w:rsidP="00F568E9">
        <w:pPr>
          <w:pStyle w:val="Header"/>
          <w:rPr>
            <w:sz w:val="16"/>
            <w:szCs w:val="16"/>
          </w:rPr>
        </w:pPr>
        <w:del w:id="3" w:author="Author">
          <w:r w:rsidDel="005B0FDC">
            <w:rPr>
              <w:sz w:val="16"/>
              <w:szCs w:val="16"/>
            </w:rPr>
            <w:delText>Summary Findings and Conclusions</w:delText>
          </w:r>
        </w:del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FC66A" w14:textId="77777777" w:rsidR="008E2994" w:rsidRPr="001E2C22" w:rsidRDefault="008E2994" w:rsidP="008E2994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24255528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B8BC279" w14:textId="7CEDE848" w:rsidR="008E2994" w:rsidRPr="001E2C22" w:rsidRDefault="005B0FDC" w:rsidP="008E2994">
        <w:pPr>
          <w:pStyle w:val="Header"/>
          <w:jc w:val="right"/>
          <w:rPr>
            <w:sz w:val="16"/>
            <w:szCs w:val="16"/>
          </w:rPr>
        </w:pPr>
        <w:del w:id="5" w:author="Author">
          <w:r w:rsidDel="005B0FDC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959323315"/>
      <w:placeholder>
        <w:docPart w:val="9BBFF2A3D2764093BE6E1A08ACBD5BD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2FF9069" w14:textId="7A69BE74" w:rsidR="0041397A" w:rsidRPr="008E2994" w:rsidRDefault="005B0FDC" w:rsidP="008E2994">
        <w:pPr>
          <w:pStyle w:val="Header"/>
          <w:jc w:val="right"/>
        </w:pPr>
        <w:del w:id="6" w:author="Author">
          <w:r w:rsidDel="005B0FDC">
            <w:rPr>
              <w:sz w:val="16"/>
              <w:szCs w:val="16"/>
            </w:rPr>
            <w:delText>Summary Findings and Conclusions</w:delText>
          </w:r>
        </w:del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2E98" w14:textId="77777777" w:rsidR="00B83E49" w:rsidRPr="001E2C22" w:rsidRDefault="00B83E4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833649687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0B4746E" w14:textId="0FC2BBB9" w:rsidR="00B83E49" w:rsidRPr="001E2C22" w:rsidRDefault="005B0FDC">
        <w:pPr>
          <w:pStyle w:val="Header"/>
          <w:jc w:val="right"/>
          <w:rPr>
            <w:sz w:val="16"/>
            <w:szCs w:val="16"/>
          </w:rPr>
        </w:pPr>
        <w:del w:id="7" w:author="Author">
          <w:r w:rsidDel="005B0FDC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2091418125"/>
      <w:placeholder>
        <w:docPart w:val="88D5941BE8CF4D208FE342DBF4367609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05E37981" w14:textId="5371C375" w:rsidR="00B83E49" w:rsidRPr="001E2C22" w:rsidRDefault="005B0FDC">
        <w:pPr>
          <w:pStyle w:val="Header"/>
          <w:jc w:val="right"/>
          <w:rPr>
            <w:sz w:val="16"/>
            <w:szCs w:val="16"/>
          </w:rPr>
        </w:pPr>
        <w:del w:id="8" w:author="Author">
          <w:r w:rsidDel="005B0FDC">
            <w:rPr>
              <w:sz w:val="16"/>
              <w:szCs w:val="16"/>
            </w:rPr>
            <w:delText>Summary Findings and Conclusions</w:delText>
          </w:r>
        </w:del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9CEF2" w14:textId="77777777" w:rsidR="006653E1" w:rsidRPr="001E2C22" w:rsidRDefault="006653E1" w:rsidP="00465234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606238889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EC4F3AE" w14:textId="2E693313" w:rsidR="006653E1" w:rsidRPr="001E2C22" w:rsidRDefault="005B0FDC" w:rsidP="00465234">
        <w:pPr>
          <w:pStyle w:val="Header"/>
          <w:jc w:val="right"/>
          <w:rPr>
            <w:sz w:val="16"/>
            <w:szCs w:val="16"/>
          </w:rPr>
        </w:pPr>
        <w:del w:id="34" w:author="Author">
          <w:r w:rsidDel="005B0FDC">
            <w:rPr>
              <w:sz w:val="16"/>
              <w:szCs w:val="16"/>
            </w:rPr>
            <w:delText>NAME River Basin</w:delText>
          </w:r>
        </w:del>
      </w:p>
    </w:sdtContent>
  </w:sdt>
  <w:p w14:paraId="24C524EB" w14:textId="217FE069" w:rsidR="006653E1" w:rsidRPr="001E2C22" w:rsidRDefault="005B0FDC" w:rsidP="00465234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985128231"/>
        <w:placeholder>
          <w:docPart w:val="0550F18E88384B3091C8408F60FADE85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35" w:author="Author">
          <w:r w:rsidDel="005B0FDC">
            <w:rPr>
              <w:sz w:val="16"/>
              <w:szCs w:val="16"/>
            </w:rPr>
            <w:delText>Summary Findings and Conclusions</w:delText>
          </w:r>
        </w:del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BE52" w14:textId="77777777" w:rsidR="00205EFA" w:rsidRPr="001E2C22" w:rsidRDefault="00205E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429792426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6ED12A1" w14:textId="7D42DE89" w:rsidR="00205EFA" w:rsidRPr="001E2C22" w:rsidRDefault="005B0FDC">
        <w:pPr>
          <w:pStyle w:val="Header"/>
          <w:jc w:val="right"/>
          <w:rPr>
            <w:sz w:val="16"/>
            <w:szCs w:val="16"/>
          </w:rPr>
        </w:pPr>
        <w:del w:id="42" w:author="Author">
          <w:r w:rsidDel="005B0FDC">
            <w:rPr>
              <w:sz w:val="16"/>
              <w:szCs w:val="16"/>
            </w:rPr>
            <w:delText>NAME River Basin</w:delText>
          </w:r>
        </w:del>
      </w:p>
    </w:sdtContent>
  </w:sdt>
  <w:p w14:paraId="4FF05EDD" w14:textId="4589CCA0" w:rsidR="00205EFA" w:rsidRPr="001E2C22" w:rsidRDefault="00205EFA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Reference to Previous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D6316C"/>
    <w:multiLevelType w:val="hybridMultilevel"/>
    <w:tmpl w:val="5F0E33C4"/>
    <w:lvl w:ilvl="0" w:tplc="73367686">
      <w:start w:val="1"/>
      <w:numFmt w:val="bullet"/>
      <w:pStyle w:val="BulletedList"/>
      <w:lvlText w:val=""/>
      <w:lvlJc w:val="left"/>
      <w:pPr>
        <w:tabs>
          <w:tab w:val="num" w:pos="288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8E43FC"/>
    <w:multiLevelType w:val="multilevel"/>
    <w:tmpl w:val="A8C8A0BA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4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1D52A9C"/>
    <w:multiLevelType w:val="multilevel"/>
    <w:tmpl w:val="08B2091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4E4215D"/>
    <w:multiLevelType w:val="hybridMultilevel"/>
    <w:tmpl w:val="61D0C648"/>
    <w:lvl w:ilvl="0" w:tplc="3DC8787C">
      <w:start w:val="1"/>
      <w:numFmt w:val="upperLetter"/>
      <w:pStyle w:val="AppendixHeading1"/>
      <w:lvlText w:val="Appendix %1"/>
      <w:lvlJc w:val="center"/>
      <w:pPr>
        <w:ind w:left="720" w:hanging="360"/>
      </w:pPr>
      <w:rPr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21F7BDB"/>
    <w:multiLevelType w:val="hybridMultilevel"/>
    <w:tmpl w:val="B0785C44"/>
    <w:lvl w:ilvl="0" w:tplc="72FEEE2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6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pStyle w:val="MMCNumberedHead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140075">
    <w:abstractNumId w:val="8"/>
  </w:num>
  <w:num w:numId="2" w16cid:durableId="1337224584">
    <w:abstractNumId w:val="1"/>
  </w:num>
  <w:num w:numId="3" w16cid:durableId="1924534959">
    <w:abstractNumId w:val="3"/>
  </w:num>
  <w:num w:numId="4" w16cid:durableId="1836800332">
    <w:abstractNumId w:val="10"/>
  </w:num>
  <w:num w:numId="5" w16cid:durableId="1852573324">
    <w:abstractNumId w:val="2"/>
  </w:num>
  <w:num w:numId="6" w16cid:durableId="1378582170">
    <w:abstractNumId w:val="12"/>
  </w:num>
  <w:num w:numId="7" w16cid:durableId="4302750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47657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733103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92579926">
    <w:abstractNumId w:val="3"/>
  </w:num>
  <w:num w:numId="11" w16cid:durableId="690910940">
    <w:abstractNumId w:val="3"/>
  </w:num>
  <w:num w:numId="12" w16cid:durableId="506871963">
    <w:abstractNumId w:val="3"/>
  </w:num>
  <w:num w:numId="13" w16cid:durableId="802239390">
    <w:abstractNumId w:val="3"/>
  </w:num>
  <w:num w:numId="14" w16cid:durableId="2136168066">
    <w:abstractNumId w:val="3"/>
  </w:num>
  <w:num w:numId="15" w16cid:durableId="1977563196">
    <w:abstractNumId w:val="3"/>
  </w:num>
  <w:num w:numId="16" w16cid:durableId="608659887">
    <w:abstractNumId w:val="5"/>
  </w:num>
  <w:num w:numId="17" w16cid:durableId="620839278">
    <w:abstractNumId w:val="3"/>
  </w:num>
  <w:num w:numId="18" w16cid:durableId="1843817261">
    <w:abstractNumId w:val="9"/>
  </w:num>
  <w:num w:numId="19" w16cid:durableId="2058242424">
    <w:abstractNumId w:val="10"/>
  </w:num>
  <w:num w:numId="20" w16cid:durableId="869805179">
    <w:abstractNumId w:val="2"/>
  </w:num>
  <w:num w:numId="21" w16cid:durableId="800194821">
    <w:abstractNumId w:val="0"/>
  </w:num>
  <w:num w:numId="22" w16cid:durableId="1579363355">
    <w:abstractNumId w:val="14"/>
  </w:num>
  <w:num w:numId="23" w16cid:durableId="933515994">
    <w:abstractNumId w:val="6"/>
  </w:num>
  <w:num w:numId="24" w16cid:durableId="1294553997">
    <w:abstractNumId w:val="16"/>
  </w:num>
  <w:num w:numId="25" w16cid:durableId="238683558">
    <w:abstractNumId w:val="13"/>
  </w:num>
  <w:num w:numId="26" w16cid:durableId="1663852563">
    <w:abstractNumId w:val="11"/>
  </w:num>
  <w:num w:numId="27" w16cid:durableId="2063484833">
    <w:abstractNumId w:val="4"/>
  </w:num>
  <w:num w:numId="28" w16cid:durableId="623000463">
    <w:abstractNumId w:val="7"/>
  </w:num>
  <w:num w:numId="29" w16cid:durableId="22946237">
    <w:abstractNumId w:val="15"/>
  </w:num>
  <w:num w:numId="30" w16cid:durableId="273558873">
    <w:abstractNumId w:val="15"/>
  </w:num>
  <w:num w:numId="31" w16cid:durableId="2061900647">
    <w:abstractNumId w:val="15"/>
  </w:num>
  <w:num w:numId="32" w16cid:durableId="1845704205">
    <w:abstractNumId w:val="15"/>
  </w:num>
  <w:num w:numId="33" w16cid:durableId="1608267439">
    <w:abstractNumId w:val="15"/>
  </w:num>
  <w:num w:numId="34" w16cid:durableId="560411525">
    <w:abstractNumId w:val="15"/>
  </w:num>
  <w:num w:numId="35" w16cid:durableId="974137459">
    <w:abstractNumId w:val="15"/>
  </w:num>
  <w:num w:numId="36" w16cid:durableId="1827479143">
    <w:abstractNumId w:val="15"/>
  </w:num>
  <w:num w:numId="37" w16cid:durableId="524515467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42"/>
    <w:rsid w:val="00020124"/>
    <w:rsid w:val="00035B19"/>
    <w:rsid w:val="00042E0C"/>
    <w:rsid w:val="00082FB1"/>
    <w:rsid w:val="000966FA"/>
    <w:rsid w:val="000B28AF"/>
    <w:rsid w:val="000C0821"/>
    <w:rsid w:val="00115207"/>
    <w:rsid w:val="001903E6"/>
    <w:rsid w:val="00205EFA"/>
    <w:rsid w:val="00293642"/>
    <w:rsid w:val="0029444F"/>
    <w:rsid w:val="002A5EFB"/>
    <w:rsid w:val="002C0A91"/>
    <w:rsid w:val="002C485D"/>
    <w:rsid w:val="002C5F91"/>
    <w:rsid w:val="0034487F"/>
    <w:rsid w:val="003959CD"/>
    <w:rsid w:val="003B6AC4"/>
    <w:rsid w:val="0041397A"/>
    <w:rsid w:val="00431A07"/>
    <w:rsid w:val="00465234"/>
    <w:rsid w:val="0048343D"/>
    <w:rsid w:val="0049715B"/>
    <w:rsid w:val="00502D3D"/>
    <w:rsid w:val="00503D36"/>
    <w:rsid w:val="00540840"/>
    <w:rsid w:val="005A6ACA"/>
    <w:rsid w:val="005B0FDC"/>
    <w:rsid w:val="005B196A"/>
    <w:rsid w:val="005C451F"/>
    <w:rsid w:val="005C6B97"/>
    <w:rsid w:val="006000E2"/>
    <w:rsid w:val="00624C9E"/>
    <w:rsid w:val="00624DE2"/>
    <w:rsid w:val="006311BD"/>
    <w:rsid w:val="00635BF0"/>
    <w:rsid w:val="00651336"/>
    <w:rsid w:val="006653E1"/>
    <w:rsid w:val="006736BA"/>
    <w:rsid w:val="0067639E"/>
    <w:rsid w:val="00694FCB"/>
    <w:rsid w:val="006B0D87"/>
    <w:rsid w:val="006B796E"/>
    <w:rsid w:val="00793ABB"/>
    <w:rsid w:val="007E77AA"/>
    <w:rsid w:val="007F6C42"/>
    <w:rsid w:val="008041BE"/>
    <w:rsid w:val="008048F1"/>
    <w:rsid w:val="0081403F"/>
    <w:rsid w:val="00846C39"/>
    <w:rsid w:val="008501B5"/>
    <w:rsid w:val="00856091"/>
    <w:rsid w:val="008704BE"/>
    <w:rsid w:val="008A3ED8"/>
    <w:rsid w:val="008B7601"/>
    <w:rsid w:val="008E2994"/>
    <w:rsid w:val="008E35E4"/>
    <w:rsid w:val="00901D11"/>
    <w:rsid w:val="00936DDC"/>
    <w:rsid w:val="00942DCE"/>
    <w:rsid w:val="00944901"/>
    <w:rsid w:val="00962BB0"/>
    <w:rsid w:val="00974032"/>
    <w:rsid w:val="009A3C6B"/>
    <w:rsid w:val="009C23B7"/>
    <w:rsid w:val="009F6299"/>
    <w:rsid w:val="00A40471"/>
    <w:rsid w:val="00A5084C"/>
    <w:rsid w:val="00A6478B"/>
    <w:rsid w:val="00A76506"/>
    <w:rsid w:val="00AA0B87"/>
    <w:rsid w:val="00AE0E24"/>
    <w:rsid w:val="00B06EF2"/>
    <w:rsid w:val="00B83E49"/>
    <w:rsid w:val="00BD7CD2"/>
    <w:rsid w:val="00C12055"/>
    <w:rsid w:val="00C14474"/>
    <w:rsid w:val="00C17B51"/>
    <w:rsid w:val="00C51E62"/>
    <w:rsid w:val="00C85DE7"/>
    <w:rsid w:val="00C96229"/>
    <w:rsid w:val="00CA468D"/>
    <w:rsid w:val="00CA56C4"/>
    <w:rsid w:val="00CE12AD"/>
    <w:rsid w:val="00D4663B"/>
    <w:rsid w:val="00D5314E"/>
    <w:rsid w:val="00D65C66"/>
    <w:rsid w:val="00D71090"/>
    <w:rsid w:val="00DC7A36"/>
    <w:rsid w:val="00DD1C6A"/>
    <w:rsid w:val="00E12844"/>
    <w:rsid w:val="00E36D6D"/>
    <w:rsid w:val="00E376D9"/>
    <w:rsid w:val="00E56094"/>
    <w:rsid w:val="00E63E33"/>
    <w:rsid w:val="00EA00D4"/>
    <w:rsid w:val="00ED2F32"/>
    <w:rsid w:val="00EF67C8"/>
    <w:rsid w:val="00EF7EA4"/>
    <w:rsid w:val="00F23717"/>
    <w:rsid w:val="00F51DB7"/>
    <w:rsid w:val="00F55F7C"/>
    <w:rsid w:val="00F568E9"/>
    <w:rsid w:val="00FA0A4D"/>
    <w:rsid w:val="00F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7175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2A5EFB"/>
    <w:pPr>
      <w:spacing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2A5EFB"/>
    <w:pPr>
      <w:keepNext/>
      <w:keepLines/>
      <w:numPr>
        <w:numId w:val="37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2A5EFB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2A5EFB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2A5EFB"/>
    <w:pPr>
      <w:keepNext/>
      <w:keepLines/>
      <w:numPr>
        <w:ilvl w:val="3"/>
        <w:numId w:val="37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2A5EFB"/>
    <w:pPr>
      <w:keepNext/>
      <w:keepLines/>
      <w:numPr>
        <w:ilvl w:val="4"/>
        <w:numId w:val="37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2A5EFB"/>
    <w:pPr>
      <w:keepNext/>
      <w:keepLines/>
      <w:numPr>
        <w:ilvl w:val="5"/>
        <w:numId w:val="37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2A5EFB"/>
    <w:pPr>
      <w:keepNext/>
      <w:keepLines/>
      <w:numPr>
        <w:ilvl w:val="6"/>
        <w:numId w:val="37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2A5EFB"/>
    <w:pPr>
      <w:keepNext/>
      <w:keepLines/>
      <w:numPr>
        <w:ilvl w:val="7"/>
        <w:numId w:val="37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2A5EFB"/>
    <w:pPr>
      <w:keepNext/>
      <w:keepLines/>
      <w:numPr>
        <w:ilvl w:val="8"/>
        <w:numId w:val="37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Cbulletstep1">
    <w:name w:val="MMC_bullet_step_1"/>
    <w:basedOn w:val="Normal"/>
    <w:qFormat/>
    <w:rsid w:val="00F568E9"/>
    <w:pPr>
      <w:numPr>
        <w:numId w:val="19"/>
      </w:numPr>
      <w:tabs>
        <w:tab w:val="left" w:pos="720"/>
      </w:tabs>
      <w:autoSpaceDE w:val="0"/>
      <w:autoSpaceDN w:val="0"/>
      <w:adjustRightInd w:val="0"/>
      <w:spacing w:after="240" w:line="240" w:lineRule="atLeast"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F568E9"/>
    <w:pPr>
      <w:numPr>
        <w:numId w:val="20"/>
      </w:numPr>
    </w:p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2A5EFB"/>
    <w:rPr>
      <w:rFonts w:ascii="Arial Bold" w:hAnsi="Arial Bold" w:cstheme="majorBidi"/>
      <w:b/>
      <w:bCs/>
      <w:caps/>
      <w:kern w:val="0"/>
      <w:sz w:val="36"/>
      <w:szCs w:val="28"/>
      <w14:ligatures w14:val="none"/>
    </w:rPr>
  </w:style>
  <w:style w:type="paragraph" w:customStyle="1" w:styleId="AppendixHeading1">
    <w:name w:val="Appendix Heading 1"/>
    <w:basedOn w:val="Heading1"/>
    <w:qFormat/>
    <w:rsid w:val="00431A07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rsid w:val="00F568E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EFB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customStyle="1" w:styleId="BHNormal">
    <w:name w:val="BHNormal"/>
    <w:semiHidden/>
    <w:qFormat/>
    <w:rsid w:val="00431A07"/>
    <w:pPr>
      <w:spacing w:after="0" w:line="240" w:lineRule="auto"/>
    </w:pPr>
    <w:rPr>
      <w:rFonts w:ascii="Arial" w:hAnsi="Arial" w:cs="Times New Roman"/>
      <w:kern w:val="0"/>
      <w:sz w:val="20"/>
      <w14:ligatures w14:val="none"/>
    </w:rPr>
  </w:style>
  <w:style w:type="paragraph" w:styleId="BodyText">
    <w:name w:val="Body Text"/>
    <w:basedOn w:val="Normal"/>
    <w:link w:val="BodyTextChar"/>
    <w:semiHidden/>
    <w:rsid w:val="00431A07"/>
    <w:pPr>
      <w:autoSpaceDE w:val="0"/>
      <w:autoSpaceDN w:val="0"/>
      <w:adjustRightInd w:val="0"/>
      <w:spacing w:after="120" w:line="200" w:lineRule="atLeast"/>
      <w:jc w:val="both"/>
    </w:pPr>
    <w:rPr>
      <w:rFonts w:eastAsia="Times New Roman" w:cs="Arial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2A5EFB"/>
    <w:rPr>
      <w:rFonts w:ascii="Arial" w:hAnsi="Arial" w:cs="Arial"/>
      <w:color w:val="000000"/>
      <w:kern w:val="0"/>
      <w:sz w:val="20"/>
      <w:szCs w:val="20"/>
      <w14:ligatures w14:val="none"/>
    </w:rPr>
  </w:style>
  <w:style w:type="paragraph" w:customStyle="1" w:styleId="bodytext0">
    <w:name w:val="body_text"/>
    <w:basedOn w:val="Normal"/>
    <w:link w:val="bodytextChar0"/>
    <w:semiHidden/>
    <w:rsid w:val="00F568E9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0">
    <w:name w:val="body_text Char"/>
    <w:basedOn w:val="DefaultParagraphFont"/>
    <w:link w:val="bodytext0"/>
    <w:semiHidden/>
    <w:rsid w:val="002A5EFB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bulletstep1">
    <w:name w:val="bullet_step_1"/>
    <w:basedOn w:val="Normal"/>
    <w:semiHidden/>
    <w:qFormat/>
    <w:rsid w:val="00431A07"/>
    <w:pPr>
      <w:tabs>
        <w:tab w:val="left" w:pos="72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eastAsia="Times New Roman" w:cs="Times New Roman"/>
      <w:sz w:val="20"/>
    </w:rPr>
  </w:style>
  <w:style w:type="paragraph" w:customStyle="1" w:styleId="BulletedList">
    <w:name w:val="Bulleted List"/>
    <w:basedOn w:val="Normal"/>
    <w:semiHidden/>
    <w:rsid w:val="00431A07"/>
    <w:pPr>
      <w:numPr>
        <w:numId w:val="2"/>
      </w:numPr>
    </w:pPr>
  </w:style>
  <w:style w:type="paragraph" w:styleId="Caption">
    <w:name w:val="caption"/>
    <w:basedOn w:val="Normal"/>
    <w:next w:val="Normal"/>
    <w:uiPriority w:val="35"/>
    <w:semiHidden/>
    <w:qFormat/>
    <w:rsid w:val="00F568E9"/>
    <w:pPr>
      <w:spacing w:after="200"/>
      <w:jc w:val="center"/>
    </w:pPr>
    <w:rPr>
      <w:iCs/>
      <w:color w:val="0E2841" w:themeColor="text2"/>
      <w:sz w:val="20"/>
      <w:szCs w:val="18"/>
    </w:rPr>
  </w:style>
  <w:style w:type="character" w:customStyle="1" w:styleId="cf01">
    <w:name w:val="cf01"/>
    <w:basedOn w:val="DefaultParagraphFont"/>
    <w:semiHidden/>
    <w:rsid w:val="00502D3D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semiHidden/>
    <w:rsid w:val="00F568E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F568E9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A5EFB"/>
    <w:rPr>
      <w:rFonts w:ascii="Arial" w:eastAsiaTheme="minorHAnsi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568E9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5EFB"/>
    <w:rPr>
      <w:rFonts w:ascii="Arial" w:eastAsiaTheme="minorHAnsi" w:hAnsi="Arial"/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semiHidden/>
    <w:qFormat/>
    <w:rsid w:val="00F568E9"/>
    <w:rPr>
      <w:i/>
      <w:iCs/>
    </w:rPr>
  </w:style>
  <w:style w:type="paragraph" w:customStyle="1" w:styleId="figurecaption">
    <w:name w:val="figure_caption"/>
    <w:basedOn w:val="Normal"/>
    <w:semiHidden/>
    <w:rsid w:val="00F568E9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styleId="Footer">
    <w:name w:val="footer"/>
    <w:basedOn w:val="Normal"/>
    <w:link w:val="FooterChar"/>
    <w:uiPriority w:val="99"/>
    <w:semiHidden/>
    <w:rsid w:val="00F568E9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A5EFB"/>
    <w:rPr>
      <w:rFonts w:ascii="Arial" w:eastAsiaTheme="minorHAnsi" w:hAnsi="Arial"/>
      <w:b/>
      <w:color w:val="FFFFFF" w:themeColor="background1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F568E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5EFB"/>
    <w:rPr>
      <w:rFonts w:ascii="Arial" w:eastAsiaTheme="minorHAnsi" w:hAnsi="Arial"/>
      <w:kern w:val="0"/>
      <w:sz w:val="24"/>
      <w14:ligatures w14:val="none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2A5EFB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2A5EFB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2A5EFB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2A5EFB"/>
    <w:rPr>
      <w:rFonts w:ascii="Arial Bold" w:eastAsiaTheme="majorEastAsia" w:hAnsi="Arial Bold" w:cstheme="majorBidi"/>
      <w:b/>
      <w:cap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2A5EFB"/>
    <w:rPr>
      <w:rFonts w:ascii="Arial" w:eastAsiaTheme="majorEastAsia" w:hAnsi="Arial" w:cstheme="majorBidi"/>
      <w:b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2A5EFB"/>
    <w:rPr>
      <w:rFonts w:ascii="Arial" w:eastAsiaTheme="majorEastAsia" w:hAnsi="Arial" w:cstheme="majorBidi"/>
      <w:b/>
      <w:iCs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2A5EFB"/>
    <w:rPr>
      <w:rFonts w:ascii="Arial" w:eastAsiaTheme="majorEastAsia" w:hAnsi="Arial" w:cstheme="majorBidi"/>
      <w:b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2A5EFB"/>
    <w:rPr>
      <w:rFonts w:ascii="Arial" w:eastAsiaTheme="majorEastAsia" w:hAnsi="Arial" w:cstheme="majorBidi"/>
      <w:b/>
      <w:iCs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99"/>
    <w:rsid w:val="00F568E9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31A07"/>
    <w:rPr>
      <w:b/>
      <w:bCs/>
      <w:i/>
      <w:iCs/>
      <w:color w:val="156082" w:themeColor="accent1"/>
    </w:rPr>
  </w:style>
  <w:style w:type="paragraph" w:styleId="ListParagraph">
    <w:name w:val="List Paragraph"/>
    <w:basedOn w:val="Normal"/>
    <w:uiPriority w:val="34"/>
    <w:semiHidden/>
    <w:qFormat/>
    <w:rsid w:val="00F568E9"/>
    <w:pPr>
      <w:numPr>
        <w:numId w:val="18"/>
      </w:numPr>
      <w:contextualSpacing/>
    </w:pPr>
  </w:style>
  <w:style w:type="paragraph" w:customStyle="1" w:styleId="MMCacronymdefinition">
    <w:name w:val="MMC_acronym definition"/>
    <w:basedOn w:val="Normal"/>
    <w:rsid w:val="00F568E9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F568E9"/>
    <w:rPr>
      <w:rFonts w:ascii="Arial Bold" w:hAnsi="Arial Bold" w:cs="Arial"/>
      <w:b/>
      <w:bCs/>
      <w:sz w:val="20"/>
    </w:rPr>
  </w:style>
  <w:style w:type="paragraph" w:customStyle="1" w:styleId="MMCbodytext">
    <w:name w:val="MMC_body_text"/>
    <w:basedOn w:val="Normal"/>
    <w:link w:val="MMCbodytextChar"/>
    <w:rsid w:val="00F568E9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2A5EFB"/>
    <w:rPr>
      <w:rFonts w:ascii="Arial" w:hAnsi="Arial" w:cs="Times New Roman"/>
      <w:kern w:val="0"/>
      <w:sz w:val="20"/>
      <w:szCs w:val="24"/>
      <w14:ligatures w14:val="none"/>
    </w:rPr>
  </w:style>
  <w:style w:type="paragraph" w:customStyle="1" w:styleId="MMCCoverdate">
    <w:name w:val="MMC_Cover_date"/>
    <w:basedOn w:val="Normal"/>
    <w:qFormat/>
    <w:rsid w:val="00F568E9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ProjectName">
    <w:name w:val="MMC_Cover_Project Name"/>
    <w:basedOn w:val="Normal"/>
    <w:qFormat/>
    <w:rsid w:val="00F568E9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F568E9"/>
    <w:pPr>
      <w:spacing w:before="120"/>
    </w:pPr>
    <w:rPr>
      <w:bCs/>
      <w:sz w:val="40"/>
    </w:rPr>
  </w:style>
  <w:style w:type="paragraph" w:customStyle="1" w:styleId="MMCCoverlocation">
    <w:name w:val="MMC_Cover_location"/>
    <w:basedOn w:val="Normal"/>
    <w:qFormat/>
    <w:rsid w:val="00F568E9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F568E9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431A07"/>
    <w:pPr>
      <w:spacing w:before="120" w:after="120" w:line="200" w:lineRule="atLeast"/>
    </w:pPr>
    <w:rPr>
      <w:rFonts w:cs="Arial"/>
      <w:b/>
      <w:sz w:val="44"/>
      <w:szCs w:val="48"/>
    </w:rPr>
  </w:style>
  <w:style w:type="paragraph" w:customStyle="1" w:styleId="MMCFigure">
    <w:name w:val="MMC_Figure"/>
    <w:basedOn w:val="Normal"/>
    <w:qFormat/>
    <w:rsid w:val="00431A07"/>
    <w:pPr>
      <w:spacing w:after="240" w:line="240" w:lineRule="atLeast"/>
      <w:jc w:val="center"/>
    </w:pPr>
    <w:rPr>
      <w:rFonts w:eastAsia="Times New Roman" w:cs="Times New Roman"/>
      <w:noProof/>
      <w:szCs w:val="24"/>
    </w:rPr>
  </w:style>
  <w:style w:type="paragraph" w:customStyle="1" w:styleId="MMCfigurecaption">
    <w:name w:val="MMC_figure_caption"/>
    <w:basedOn w:val="Normal"/>
    <w:rsid w:val="00F568E9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F568E9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F568E9"/>
    <w:pPr>
      <w:spacing w:before="3600"/>
    </w:pPr>
  </w:style>
  <w:style w:type="paragraph" w:customStyle="1" w:styleId="MMCnotehead">
    <w:name w:val="MMC_note_head"/>
    <w:rsid w:val="00F568E9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hAnsi="Arial" w:cs="Times New Roman"/>
      <w:b/>
      <w:bCs/>
      <w:kern w:val="0"/>
      <w:sz w:val="20"/>
      <w14:ligatures w14:val="none"/>
    </w:rPr>
  </w:style>
  <w:style w:type="paragraph" w:customStyle="1" w:styleId="MMCnotetext">
    <w:name w:val="MMC_note_text"/>
    <w:rsid w:val="00F568E9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hAnsi="Arial" w:cs="Times New Roman"/>
      <w:kern w:val="0"/>
      <w:sz w:val="20"/>
      <w14:ligatures w14:val="none"/>
    </w:rPr>
  </w:style>
  <w:style w:type="paragraph" w:customStyle="1" w:styleId="MMCReferences">
    <w:name w:val="MMC_References"/>
    <w:basedOn w:val="Normal"/>
    <w:qFormat/>
    <w:rsid w:val="00F568E9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F568E9"/>
    <w:pPr>
      <w:numPr>
        <w:numId w:val="25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">
    <w:name w:val="MMC_step_1_a"/>
    <w:rsid w:val="00F568E9"/>
    <w:pPr>
      <w:widowControl w:val="0"/>
      <w:numPr>
        <w:numId w:val="26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1">
    <w:name w:val="MMC_step_1_a_1"/>
    <w:basedOn w:val="MMCstep1a"/>
    <w:rsid w:val="00F568E9"/>
    <w:pPr>
      <w:widowControl/>
      <w:numPr>
        <w:numId w:val="27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F568E9"/>
    <w:pPr>
      <w:numPr>
        <w:numId w:val="28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F568E9"/>
  </w:style>
  <w:style w:type="paragraph" w:customStyle="1" w:styleId="MMCtablehead">
    <w:name w:val="MMC_table_head"/>
    <w:basedOn w:val="Normal"/>
    <w:rsid w:val="00F568E9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F568E9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F568E9"/>
    <w:rPr>
      <w:sz w:val="16"/>
    </w:rPr>
  </w:style>
  <w:style w:type="paragraph" w:customStyle="1" w:styleId="MMCTOCheaders">
    <w:name w:val="MMC_TOC_headers"/>
    <w:qFormat/>
    <w:rsid w:val="00F568E9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kern w:val="0"/>
      <w:sz w:val="48"/>
      <w:szCs w:val="48"/>
      <w14:ligatures w14:val="none"/>
    </w:rPr>
  </w:style>
  <w:style w:type="paragraph" w:styleId="NoSpacing">
    <w:name w:val="No Spacing"/>
    <w:uiPriority w:val="1"/>
    <w:semiHidden/>
    <w:qFormat/>
    <w:rsid w:val="00431A07"/>
    <w:pPr>
      <w:spacing w:after="0" w:line="240" w:lineRule="auto"/>
    </w:pPr>
    <w:rPr>
      <w:rFonts w:eastAsia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rsid w:val="00F568E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NormalCentered">
    <w:name w:val="Normal + Centered"/>
    <w:aliases w:val="Left:  0&quot;,Line spacing:  single"/>
    <w:basedOn w:val="Normal"/>
    <w:semiHidden/>
    <w:rsid w:val="00431A07"/>
  </w:style>
  <w:style w:type="paragraph" w:customStyle="1" w:styleId="Pa3">
    <w:name w:val="Pa3"/>
    <w:basedOn w:val="Normal"/>
    <w:next w:val="Normal"/>
    <w:semiHidden/>
    <w:rsid w:val="00431A07"/>
    <w:pPr>
      <w:suppressAutoHyphens/>
      <w:spacing w:before="140" w:line="221" w:lineRule="atLeast"/>
    </w:pPr>
    <w:rPr>
      <w:rFonts w:ascii="Joanna MT" w:eastAsia="Arial" w:hAnsi="Joanna MT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F568E9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431A0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5EFB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customStyle="1" w:styleId="PubNotice1">
    <w:name w:val="Pub Notice1"/>
    <w:basedOn w:val="TableNormal"/>
    <w:next w:val="TableGrid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ub Notice"/>
    <w:basedOn w:val="TableNormal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ubNotice11">
    <w:name w:val="Pub Notice11"/>
    <w:basedOn w:val="TableNormal"/>
    <w:next w:val="TableGrid"/>
    <w:rsid w:val="00431A0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Normal"/>
    <w:semiHidden/>
    <w:qFormat/>
    <w:rsid w:val="00431A07"/>
    <w:pPr>
      <w:spacing w:after="200" w:line="200" w:lineRule="atLeast"/>
      <w:ind w:left="360" w:hanging="360"/>
    </w:pPr>
    <w:rPr>
      <w:sz w:val="20"/>
    </w:rPr>
  </w:style>
  <w:style w:type="paragraph" w:customStyle="1" w:styleId="step1">
    <w:name w:val="step_1"/>
    <w:semiHidden/>
    <w:rsid w:val="00431A07"/>
    <w:pPr>
      <w:tabs>
        <w:tab w:val="left" w:pos="720"/>
        <w:tab w:val="left" w:pos="108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ascii="Arial" w:hAnsi="Arial" w:cs="Times New Roman"/>
      <w:kern w:val="0"/>
      <w:sz w:val="20"/>
      <w14:ligatures w14:val="none"/>
    </w:rPr>
  </w:style>
  <w:style w:type="paragraph" w:customStyle="1" w:styleId="StyleacronymdefinitionAfter6pt">
    <w:name w:val="Style acronym definition + After:  6 pt"/>
    <w:basedOn w:val="MMCacronymdefinition"/>
    <w:semiHidden/>
    <w:rsid w:val="00431A07"/>
    <w:rPr>
      <w:szCs w:val="20"/>
    </w:rPr>
  </w:style>
  <w:style w:type="paragraph" w:styleId="TableofFigures">
    <w:name w:val="table of figures"/>
    <w:basedOn w:val="Normal"/>
    <w:next w:val="Normal"/>
    <w:uiPriority w:val="99"/>
    <w:rsid w:val="00F568E9"/>
    <w:pPr>
      <w:spacing w:after="0"/>
    </w:pPr>
    <w:rPr>
      <w:sz w:val="20"/>
    </w:rPr>
  </w:style>
  <w:style w:type="table" w:styleId="TableProfessional">
    <w:name w:val="Table Professional"/>
    <w:basedOn w:val="TableNormal"/>
    <w:rsid w:val="00431A0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caption">
    <w:name w:val="table_caption"/>
    <w:basedOn w:val="Normal"/>
    <w:semiHidden/>
    <w:qFormat/>
    <w:rsid w:val="00431A07"/>
    <w:pPr>
      <w:widowControl w:val="0"/>
      <w:autoSpaceDE w:val="0"/>
      <w:autoSpaceDN w:val="0"/>
      <w:adjustRightInd w:val="0"/>
      <w:spacing w:before="480" w:after="200" w:line="200" w:lineRule="atLeast"/>
      <w:jc w:val="center"/>
    </w:pPr>
    <w:rPr>
      <w:rFonts w:eastAsia="Times New Roman" w:cs="Times New Roman"/>
      <w:bCs/>
      <w:i/>
      <w:sz w:val="20"/>
      <w:szCs w:val="20"/>
    </w:rPr>
  </w:style>
  <w:style w:type="paragraph" w:customStyle="1" w:styleId="tablehead">
    <w:name w:val="table_head"/>
    <w:basedOn w:val="Normal"/>
    <w:semiHidden/>
    <w:rsid w:val="00F568E9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F568E9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tablenote">
    <w:name w:val="table_note"/>
    <w:basedOn w:val="tabletext"/>
    <w:semiHidden/>
    <w:qFormat/>
    <w:rsid w:val="00431A07"/>
    <w:rPr>
      <w:sz w:val="16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F568E9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2A5EF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rsid w:val="00F568E9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F568E9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F568E9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F568E9"/>
    <w:pPr>
      <w:spacing w:after="100"/>
      <w:ind w:left="720"/>
    </w:pPr>
  </w:style>
  <w:style w:type="paragraph" w:styleId="TOCHeading">
    <w:name w:val="TOC Heading"/>
    <w:next w:val="Normal"/>
    <w:uiPriority w:val="39"/>
    <w:qFormat/>
    <w:rsid w:val="00431A07"/>
    <w:pPr>
      <w:spacing w:before="480" w:after="360" w:line="360" w:lineRule="atLeast"/>
      <w:jc w:val="center"/>
    </w:pPr>
    <w:rPr>
      <w:rFonts w:ascii="Arial Bold" w:eastAsiaTheme="majorEastAsia" w:hAnsi="Arial Bold" w:cs="Times New Roman"/>
      <w:b/>
      <w:bCs/>
      <w:caps/>
      <w:kern w:val="0"/>
      <w:sz w:val="36"/>
      <w:szCs w:val="28"/>
      <w14:ligatures w14:val="none"/>
    </w:rPr>
  </w:style>
  <w:style w:type="character" w:customStyle="1" w:styleId="ui-provider">
    <w:name w:val="ui-provider"/>
    <w:basedOn w:val="DefaultParagraphFont"/>
    <w:semiHidden/>
    <w:rsid w:val="00F568E9"/>
  </w:style>
  <w:style w:type="character" w:styleId="UnresolvedMention">
    <w:name w:val="Unresolved Mention"/>
    <w:basedOn w:val="DefaultParagraphFont"/>
    <w:uiPriority w:val="99"/>
    <w:semiHidden/>
    <w:rsid w:val="00F568E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7F6C42"/>
    <w:pPr>
      <w:numPr>
        <w:ilvl w:val="1"/>
      </w:numPr>
      <w:autoSpaceDE w:val="0"/>
      <w:autoSpaceDN w:val="0"/>
      <w:adjustRightInd w:val="0"/>
      <w:spacing w:line="200" w:lineRule="atLeast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A5EF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7F6C42"/>
    <w:pPr>
      <w:autoSpaceDE w:val="0"/>
      <w:autoSpaceDN w:val="0"/>
      <w:adjustRightInd w:val="0"/>
      <w:spacing w:before="160" w:line="200" w:lineRule="atLeast"/>
      <w:jc w:val="center"/>
    </w:pPr>
    <w:rPr>
      <w:rFonts w:eastAsia="Times New Roman" w:cs="Arial"/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A5EFB"/>
    <w:rPr>
      <w:rFonts w:ascii="Arial" w:hAnsi="Arial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F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adjustRightInd w:val="0"/>
      <w:spacing w:before="360" w:after="360" w:line="200" w:lineRule="atLeast"/>
      <w:ind w:left="864" w:right="864"/>
      <w:jc w:val="center"/>
    </w:pPr>
    <w:rPr>
      <w:rFonts w:eastAsia="Times New Roman" w:cs="Arial"/>
      <w:i/>
      <w:iCs/>
      <w:color w:val="0F4761" w:themeColor="accent1" w:themeShade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A5EFB"/>
    <w:rPr>
      <w:rFonts w:ascii="Arial" w:hAnsi="Arial" w:cs="Arial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7F6C42"/>
    <w:rPr>
      <w:b/>
      <w:bCs/>
      <w:smallCaps/>
      <w:color w:val="0F4761" w:themeColor="accent1" w:themeShade="BF"/>
      <w:spacing w:val="5"/>
    </w:rPr>
  </w:style>
  <w:style w:type="paragraph" w:customStyle="1" w:styleId="CoverReportName">
    <w:name w:val="Cover_Report Name"/>
    <w:basedOn w:val="Normal"/>
    <w:semiHidden/>
    <w:qFormat/>
    <w:rsid w:val="00F568E9"/>
    <w:pPr>
      <w:spacing w:before="120" w:after="120" w:line="240" w:lineRule="atLeast"/>
    </w:pPr>
    <w:rPr>
      <w:rFonts w:cs="Arial"/>
      <w:b/>
      <w:sz w:val="48"/>
      <w:szCs w:val="48"/>
    </w:rPr>
  </w:style>
  <w:style w:type="table" w:styleId="GridTable4-Accent3">
    <w:name w:val="Grid Table 4 Accent 3"/>
    <w:basedOn w:val="TableNormal"/>
    <w:uiPriority w:val="4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MMCAppendixHeading1">
    <w:name w:val="MMC_Appendix Heading 1"/>
    <w:basedOn w:val="Heading1"/>
    <w:qFormat/>
    <w:rsid w:val="00F568E9"/>
  </w:style>
  <w:style w:type="paragraph" w:customStyle="1" w:styleId="MMCbulletstep1a1">
    <w:name w:val="MMC_bullet_step_1_a_1"/>
    <w:basedOn w:val="MMCbulletstep1a"/>
    <w:qFormat/>
    <w:rsid w:val="00F568E9"/>
    <w:pPr>
      <w:numPr>
        <w:numId w:val="21"/>
      </w:numPr>
    </w:pPr>
  </w:style>
  <w:style w:type="paragraph" w:customStyle="1" w:styleId="MMCbulletstep1a1a">
    <w:name w:val="MMC_bullet_step_1_a_1_a"/>
    <w:basedOn w:val="MMCbulletstep1a1"/>
    <w:qFormat/>
    <w:rsid w:val="00F568E9"/>
    <w:pPr>
      <w:numPr>
        <w:numId w:val="22"/>
      </w:numPr>
    </w:pPr>
  </w:style>
  <w:style w:type="paragraph" w:customStyle="1" w:styleId="MMCbulletstep1a1a1">
    <w:name w:val="MMC_bullet_step_1_a_1_a_1"/>
    <w:basedOn w:val="MMCbulletstep1a1a"/>
    <w:qFormat/>
    <w:rsid w:val="00F568E9"/>
    <w:pPr>
      <w:numPr>
        <w:numId w:val="23"/>
      </w:numPr>
    </w:pPr>
  </w:style>
  <w:style w:type="paragraph" w:customStyle="1" w:styleId="MMCCoverSiteName">
    <w:name w:val="MMC_Cover_Site Name"/>
    <w:basedOn w:val="Normal"/>
    <w:qFormat/>
    <w:rsid w:val="00F568E9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NumberedHead">
    <w:name w:val="MMC_Numbered_Head"/>
    <w:basedOn w:val="Heading3"/>
    <w:qFormat/>
    <w:rsid w:val="00F568E9"/>
    <w:pPr>
      <w:numPr>
        <w:numId w:val="24"/>
      </w:numPr>
    </w:pPr>
    <w:rPr>
      <w:rFonts w:eastAsia="Times New Roman"/>
    </w:rPr>
  </w:style>
  <w:style w:type="character" w:styleId="SubtleEmphasis">
    <w:name w:val="Subtle Emphasis"/>
    <w:basedOn w:val="DefaultParagraphFont"/>
    <w:uiPriority w:val="19"/>
    <w:semiHidden/>
    <w:qFormat/>
    <w:rsid w:val="00F568E9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semiHidden/>
    <w:qFormat/>
    <w:rsid w:val="00F568E9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paragraph" w:styleId="TOC5">
    <w:name w:val="toc 5"/>
    <w:basedOn w:val="Normal"/>
    <w:next w:val="Normal"/>
    <w:autoRedefine/>
    <w:uiPriority w:val="39"/>
    <w:rsid w:val="00F568E9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rsid w:val="00F568E9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rsid w:val="00F568E9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rsid w:val="00F568E9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rsid w:val="00F568E9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Revision">
    <w:name w:val="Revision"/>
    <w:hidden/>
    <w:uiPriority w:val="99"/>
    <w:semiHidden/>
    <w:rsid w:val="00EF67C8"/>
    <w:pPr>
      <w:spacing w:after="0"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customStyle="1" w:styleId="ApprovalHeading1">
    <w:name w:val="Approval_Heading_1"/>
    <w:basedOn w:val="Heading1"/>
    <w:qFormat/>
    <w:rsid w:val="002A5EFB"/>
    <w:pPr>
      <w:ind w:left="864"/>
    </w:pPr>
    <w:rPr>
      <w:caps w:val="0"/>
    </w:rPr>
  </w:style>
  <w:style w:type="paragraph" w:customStyle="1" w:styleId="ApprovalHeading2">
    <w:name w:val="Approval_Heading_2"/>
    <w:basedOn w:val="Heading2"/>
    <w:qFormat/>
    <w:rsid w:val="002A5EFB"/>
    <w:pPr>
      <w:ind w:left="576" w:hanging="576"/>
    </w:pPr>
    <w:rPr>
      <w:rFonts w:eastAsia="Calibri"/>
      <w:i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26" Type="http://schemas.openxmlformats.org/officeDocument/2006/relationships/customXml" Target="../customXml/item2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ntTable" Target="fontTable.xml"/><Relationship Id="rId28" Type="http://schemas.openxmlformats.org/officeDocument/2006/relationships/customXml" Target="../customXml/item4.xml"/><Relationship Id="rId10" Type="http://schemas.openxmlformats.org/officeDocument/2006/relationships/footer" Target="footer1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F3A6A4FC4D4836AB3185DE2B579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E67A6-BAC8-4989-AF6F-73ECADDA5B24}"/>
      </w:docPartPr>
      <w:docPartBody>
        <w:p w:rsidR="00121AB3" w:rsidRDefault="00344FB1" w:rsidP="00344FB1">
          <w:pPr>
            <w:pStyle w:val="93F3A6A4FC4D4836AB3185DE2B5796D9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CCC722EABC6443E4A53970997041F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B7001-5771-4DA6-8212-CF8B4EC95EA4}"/>
      </w:docPartPr>
      <w:docPartBody>
        <w:p w:rsidR="00121AB3" w:rsidRDefault="00344FB1" w:rsidP="00344FB1">
          <w:pPr>
            <w:pStyle w:val="CCC722EABC6443E4A53970997041FE92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88D5941BE8CF4D208FE342DBF4367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0A585-3140-4431-82E8-BC84CE7B890B}"/>
      </w:docPartPr>
      <w:docPartBody>
        <w:p w:rsidR="00121AB3" w:rsidRDefault="00344FB1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0550F18E88384B3091C8408F60FAD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8AF08-E3F5-48AB-AD26-65C9A9437E7D}"/>
      </w:docPartPr>
      <w:docPartBody>
        <w:p w:rsidR="00121AB3" w:rsidRDefault="00344FB1" w:rsidP="00344FB1">
          <w:pPr>
            <w:pStyle w:val="0550F18E88384B3091C8408F60FADE85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9BBFF2A3D2764093BE6E1A08ACBD5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12FE2-81E5-43B4-ACD3-57464378C3C5}"/>
      </w:docPartPr>
      <w:docPartBody>
        <w:p w:rsidR="00121AB3" w:rsidRDefault="00344FB1" w:rsidP="00344FB1">
          <w:pPr>
            <w:pStyle w:val="9BBFF2A3D2764093BE6E1A08ACBD5BD5"/>
          </w:pPr>
          <w:r w:rsidRPr="0029516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B1"/>
    <w:rsid w:val="00020124"/>
    <w:rsid w:val="00082FB1"/>
    <w:rsid w:val="00121AB3"/>
    <w:rsid w:val="001D4DFC"/>
    <w:rsid w:val="00286BB8"/>
    <w:rsid w:val="0029444F"/>
    <w:rsid w:val="00344FB1"/>
    <w:rsid w:val="005B196A"/>
    <w:rsid w:val="006000E2"/>
    <w:rsid w:val="0081403F"/>
    <w:rsid w:val="008A3751"/>
    <w:rsid w:val="009137EE"/>
    <w:rsid w:val="00914DFC"/>
    <w:rsid w:val="009666C7"/>
    <w:rsid w:val="009C23B7"/>
    <w:rsid w:val="00A76506"/>
    <w:rsid w:val="00B7513D"/>
    <w:rsid w:val="00C17B51"/>
    <w:rsid w:val="00C65ACC"/>
    <w:rsid w:val="00EA00D4"/>
    <w:rsid w:val="00EE31B1"/>
    <w:rsid w:val="00F9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4FB1"/>
    <w:rPr>
      <w:color w:val="808080"/>
    </w:rPr>
  </w:style>
  <w:style w:type="paragraph" w:customStyle="1" w:styleId="93F3A6A4FC4D4836AB3185DE2B5796D9">
    <w:name w:val="93F3A6A4FC4D4836AB3185DE2B5796D9"/>
    <w:rsid w:val="00344FB1"/>
  </w:style>
  <w:style w:type="paragraph" w:customStyle="1" w:styleId="CCC722EABC6443E4A53970997041FE92">
    <w:name w:val="CCC722EABC6443E4A53970997041FE92"/>
    <w:rsid w:val="00344FB1"/>
  </w:style>
  <w:style w:type="paragraph" w:customStyle="1" w:styleId="0550F18E88384B3091C8408F60FADE85">
    <w:name w:val="0550F18E88384B3091C8408F60FADE85"/>
    <w:rsid w:val="00344FB1"/>
  </w:style>
  <w:style w:type="paragraph" w:customStyle="1" w:styleId="9BBFF2A3D2764093BE6E1A08ACBD5BD5">
    <w:name w:val="9BBFF2A3D2764093BE6E1A08ACBD5BD5"/>
    <w:rsid w:val="00344F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E0EC09BD-B80B-4CE9-98E1-39E517AD35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478593-243F-4A74-A3FC-38CFDAC00A6E}"/>
</file>

<file path=customXml/itemProps3.xml><?xml version="1.0" encoding="utf-8"?>
<ds:datastoreItem xmlns:ds="http://schemas.openxmlformats.org/officeDocument/2006/customXml" ds:itemID="{8B870383-4A67-471E-A7C2-90E7E6702DD0}"/>
</file>

<file path=customXml/itemProps4.xml><?xml version="1.0" encoding="utf-8"?>
<ds:datastoreItem xmlns:ds="http://schemas.openxmlformats.org/officeDocument/2006/customXml" ds:itemID="{64A6B1BE-5E19-4843-BB63-D60FAB5FE5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2026-10-08T02:42:00Z</dcterms:created>
  <dcterms:modified xsi:type="dcterms:W3CDTF">2026-10-08T02:42:00Z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</Properties>
</file>